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del w:id="0" w:author="Unknown Author" w:date="2026-10-07T15:06:13Z">
        <w:r>
          <w:rPr/>
          <w:delText xml:space="preserve">Preliminary </w:delText>
        </w:r>
      </w:del>
      <w:r>
        <w:rPr/>
        <w:t xml:space="preserve">Investigation of Spatial Variability of Sediment Fingerprinting Properties in Relation to Terrain Attributes </w:t>
      </w:r>
      <w:del w:id="1" w:author="Unknown Author" w:date="2026-10-07T15:06:35Z">
        <w:r>
          <w:rPr/>
          <w:delText>at the Field-Scale</w:delText>
        </w:r>
      </w:del>
      <w:ins w:id="2" w:author="Unknown Author" w:date="2026-10-07T15:06:35Z">
        <w:r>
          <w:rPr/>
          <w:t>in Two Field Sites in Southern Manitoba, Canada</w:t>
        </w:r>
      </w:ins>
    </w:p>
    <w:p>
      <w:pPr>
        <w:pStyle w:val="BodyText"/>
        <w:rPr/>
      </w:pPr>
      <w:r>
        <w:rPr>
          <w:lang w:val="pt-BR"/>
        </w:rPr>
        <w:t>Maria Luna Miño</w:t>
      </w:r>
      <w:r>
        <w:rPr>
          <w:vertAlign w:val="superscript"/>
          <w:lang w:val="pt-BR"/>
        </w:rPr>
        <w:t>a</w:t>
      </w:r>
      <w:r>
        <w:rPr>
          <w:lang w:val="pt-BR"/>
        </w:rPr>
        <w:t>, Alexander J Koiter</w:t>
      </w:r>
      <w:r>
        <w:rPr>
          <w:vertAlign w:val="superscript"/>
          <w:lang w:val="pt-BR"/>
        </w:rPr>
        <w:t>b*</w:t>
      </w:r>
      <w:r>
        <w:rPr>
          <w:lang w:val="pt-BR"/>
        </w:rPr>
        <w:t>, Taras E Lychuk</w:t>
      </w:r>
      <w:r>
        <w:rPr>
          <w:vertAlign w:val="superscript"/>
          <w:lang w:val="pt-BR"/>
        </w:rPr>
        <w:t>c</w:t>
      </w:r>
      <w:r>
        <w:rPr>
          <w:lang w:val="pt-BR"/>
        </w:rPr>
        <w:t>, Arnie Waddell</w:t>
      </w:r>
      <w:r>
        <w:rPr>
          <w:vertAlign w:val="superscript"/>
          <w:lang w:val="pt-BR"/>
        </w:rPr>
        <w:t>c</w:t>
      </w:r>
      <w:r>
        <w:rPr>
          <w:lang w:val="pt-BR"/>
        </w:rPr>
        <w:t>, Alan Moulin</w:t>
      </w:r>
      <w:r>
        <w:rPr>
          <w:vertAlign w:val="superscript"/>
          <w:lang w:val="pt-BR"/>
        </w:rPr>
        <w:t>d</w:t>
      </w:r>
    </w:p>
    <w:p>
      <w:pPr>
        <w:pStyle w:val="BodyText"/>
        <w:rPr/>
      </w:pPr>
      <w:r>
        <w:rPr>
          <w:vertAlign w:val="superscript"/>
        </w:rPr>
        <w:t>a</w:t>
      </w:r>
      <w:r>
        <w:rPr/>
        <w:t xml:space="preserve"> Department of Animal Science, University of Manitoba, Winnipeg Manitoba, MB, R3T 2N2 Canada</w:t>
      </w:r>
    </w:p>
    <w:p>
      <w:pPr>
        <w:pStyle w:val="BodyText"/>
        <w:rPr/>
      </w:pPr>
      <w:r>
        <w:rPr>
          <w:vertAlign w:val="superscript"/>
        </w:rPr>
        <w:t>b</w:t>
      </w:r>
      <w:r>
        <w:rPr/>
        <w:t xml:space="preserve"> Department of Geography &amp; Environment, Brandon University, Brandon, MB, R7A 6A9, Canada</w:t>
      </w:r>
    </w:p>
    <w:p>
      <w:pPr>
        <w:pStyle w:val="BodyText"/>
        <w:rPr/>
      </w:pPr>
      <w:r>
        <w:rPr>
          <w:vertAlign w:val="superscript"/>
        </w:rPr>
        <w:t xml:space="preserve">c </w:t>
      </w:r>
      <w:r>
        <w:rPr/>
        <w:t>Agriculture and Agri-Food Canada, Brandon, MB R7A 5Y3, Canada.</w:t>
      </w:r>
    </w:p>
    <w:p>
      <w:pPr>
        <w:pStyle w:val="BodyText"/>
        <w:rPr/>
      </w:pPr>
      <w:r>
        <w:rPr>
          <w:vertAlign w:val="superscript"/>
        </w:rPr>
        <w:t>d</w:t>
      </w:r>
      <w:r>
        <w:rPr/>
        <w:t xml:space="preserve"> Retired - Agriculture and Agri-Food Canada, Brandon, MB R7A 5Y3, Canada. </w:t>
      </w:r>
    </w:p>
    <w:p>
      <w:pPr>
        <w:pStyle w:val="BodyText"/>
        <w:rPr/>
      </w:pPr>
      <w:r>
        <w:rPr/>
      </w:r>
    </w:p>
    <w:p>
      <w:pPr>
        <w:pStyle w:val="BodyText"/>
        <w:rPr/>
      </w:pPr>
      <w:r>
        <w:rPr>
          <w:lang w:val="pt-BR"/>
        </w:rPr>
        <w:t>*Corresponding author: koitera@brandonu.ca</w:t>
      </w:r>
    </w:p>
    <w:p>
      <w:pPr>
        <w:pStyle w:val="BodyText"/>
        <w:rPr/>
      </w:pPr>
      <w:r>
        <w:rPr>
          <w:lang w:val="pt-BR"/>
        </w:rPr>
        <w:t>Maria Alejandra Luna Miñoa ORCID: 0009-0004-3739-5103</w:t>
      </w:r>
    </w:p>
    <w:p>
      <w:pPr>
        <w:pStyle w:val="BodyText"/>
        <w:rPr/>
      </w:pPr>
      <w:r>
        <w:rPr>
          <w:lang w:val="pt-BR"/>
        </w:rPr>
        <w:t>Alexander J Koiter ORCID: 0000-0002-9355-9561</w:t>
      </w:r>
    </w:p>
    <w:p>
      <w:pPr>
        <w:pStyle w:val="BodyText"/>
        <w:rPr/>
      </w:pPr>
      <w:r>
        <w:rPr>
          <w:lang w:val="pt-BR"/>
        </w:rPr>
        <w:t>Taras E Lychuk ORCID: 0000-0002-8227-5571</w:t>
      </w:r>
    </w:p>
    <w:p>
      <w:pPr>
        <w:pStyle w:val="BodyText"/>
        <w:rPr/>
      </w:pPr>
      <w:r>
        <w:rPr/>
        <w:t>Alan Moulin ORCID: 0000-0003-4844-9571</w:t>
      </w:r>
    </w:p>
    <w:p>
      <w:pPr>
        <w:pStyle w:val="BodyText"/>
        <w:rPr/>
      </w:pPr>
      <w:r>
        <w:rPr>
          <w:b/>
          <w:bCs/>
        </w:rPr>
        <w:t>Keywords:</w:t>
      </w:r>
      <w:r>
        <w:rPr/>
        <w:t xml:space="preserve"> Soil geochemistry, Soil colour, Spatial analysis, Terrain attributes, Sediment fingerprinting</w:t>
      </w:r>
    </w:p>
    <w:p>
      <w:pPr>
        <w:pStyle w:val="BodyText"/>
        <w:rPr/>
      </w:pPr>
      <w:r>
        <w:rPr>
          <w:b/>
          <w:bCs/>
        </w:rPr>
        <w:t>Key-points:</w:t>
      </w:r>
    </w:p>
    <w:p>
      <w:pPr>
        <w:pStyle w:val="BodyText"/>
        <w:rPr>
          <w:ins w:id="7" w:author="Unknown Author" w:date="2026-10-07T15:17:25Z"/>
        </w:rPr>
      </w:pPr>
      <w:r>
        <w:rPr/>
        <w:t xml:space="preserve">  </w:t>
      </w:r>
      <w:r>
        <w:rPr/>
        <w:t xml:space="preserve">- </w:t>
      </w:r>
      <w:del w:id="3" w:author="Unknown Author" w:date="2026-10-07T15:17:24Z">
        <w:r>
          <w:rPr/>
          <w:delText>Soil color properties at the agricultural site with simple topography exhibited lower variance</w:delText>
        </w:r>
      </w:del>
      <w:del w:id="4" w:author="Unknown Author" w:date="2026-10-07T15:10:34Z">
        <w:r>
          <w:rPr/>
          <w:delText xml:space="preserve"> and</w:delText>
        </w:r>
      </w:del>
      <w:del w:id="5" w:author="Unknown Author" w:date="2026-10-07T15:17:24Z">
        <w:r>
          <w:rPr/>
          <w:delText xml:space="preserve"> greater data symmetry</w:delText>
        </w:r>
      </w:del>
      <w:ins w:id="6" w:author="Unknown Author" w:date="2026-10-07T15:17:25Z">
        <w:r>
          <w:rPr/>
          <w:t>In simple topography, soil colour properties showed lower variance, greater symmetry, and stronger spatial autocorrelation.</w:t>
        </w:r>
      </w:ins>
    </w:p>
    <w:p>
      <w:pPr>
        <w:pStyle w:val="BodyText"/>
        <w:widowControl/>
        <w:suppressAutoHyphens w:val="true"/>
        <w:bidi w:val="0"/>
        <w:spacing w:lineRule="auto" w:line="480" w:before="180" w:after="180"/>
        <w:jc w:val="left"/>
        <w:rPr>
          <w:del w:id="9" w:author="Unknown Author" w:date="2026-10-07T15:10:44Z"/>
          <w:color w:val="000000"/>
        </w:rPr>
      </w:pPr>
      <w:del w:id="8" w:author="Unknown Author" w:date="2026-10-07T15:10:44Z">
        <w:r>
          <w:rPr>
            <w:color w:val="000000"/>
          </w:rPr>
        </w:r>
      </w:del>
    </w:p>
    <w:p>
      <w:pPr>
        <w:pStyle w:val="BodyText"/>
        <w:widowControl/>
        <w:suppressAutoHyphens w:val="true"/>
        <w:bidi w:val="0"/>
        <w:spacing w:lineRule="auto" w:line="480" w:before="180" w:after="180"/>
        <w:jc w:val="left"/>
        <w:rPr>
          <w:del w:id="13" w:author="Unknown Author" w:date="2026-10-07T15:17:27Z"/>
        </w:rPr>
      </w:pPr>
      <w:del w:id="10" w:author="Unknown Author" w:date="2026-10-07T15:10:44Z">
        <w:r>
          <w:rPr/>
          <w:delText xml:space="preserve">  </w:delText>
        </w:r>
      </w:del>
      <w:del w:id="11" w:author="Unknown Author" w:date="2026-10-07T15:10:44Z">
        <w:r>
          <w:rPr/>
          <w:delText xml:space="preserve">- Soil properties at </w:delText>
        </w:r>
      </w:del>
      <w:del w:id="12" w:author="Unknown Author" w:date="2026-10-07T15:10:44Z">
        <w:r>
          <w:rPr>
            <w:color w:val="000000"/>
          </w:rPr>
          <w:delText>the agricultural site exhibited stronger spatial autocorrelation</w:delText>
        </w:r>
      </w:del>
    </w:p>
    <w:p>
      <w:pPr>
        <w:pStyle w:val="BodyText"/>
        <w:widowControl/>
        <w:suppressAutoHyphens w:val="true"/>
        <w:bidi w:val="0"/>
        <w:spacing w:lineRule="auto" w:line="480" w:before="180" w:after="180"/>
        <w:jc w:val="left"/>
        <w:rPr/>
      </w:pPr>
      <w:r>
        <w:rPr>
          <w:color w:val="000000"/>
        </w:rPr>
        <w:t xml:space="preserve"> </w:t>
      </w:r>
      <w:r>
        <w:rPr>
          <w:color w:val="000000"/>
        </w:rPr>
        <w:t xml:space="preserve">- </w:t>
      </w:r>
      <w:del w:id="14" w:author="Unknown Author" w:date="2026-10-07T15:15:49Z">
        <w:r>
          <w:rPr>
            <w:color w:val="000000"/>
          </w:rPr>
          <w:delText>Elevation, wetness index, and slope position were top-ranked soil predictors</w:delText>
        </w:r>
      </w:del>
      <w:ins w:id="15" w:author="Unknown Author" w:date="2026-10-07T15:15:49Z">
        <w:r>
          <w:rPr/>
          <w:t>The terrain attributes that most strongly predicted soil properties were elevation, wetness index, and relative slope position</w:t>
        </w:r>
      </w:ins>
    </w:p>
    <w:p>
      <w:pPr>
        <w:pStyle w:val="BodyText"/>
        <w:rPr/>
      </w:pPr>
      <w:r>
        <w:rPr>
          <w:color w:val="000000"/>
        </w:rPr>
        <w:t>- Using terrain attributes in soil sampling can improve source characterization</w:t>
      </w:r>
    </w:p>
    <w:p>
      <w:pPr>
        <w:pStyle w:val="Heading2"/>
        <w:ind w:hanging="0" w:left="0"/>
        <w:rPr/>
      </w:pPr>
      <w:bookmarkStart w:id="0" w:name="abstract"/>
      <w:bookmarkEnd w:id="0"/>
      <w:r>
        <w:rPr>
          <w:color w:val="000000"/>
        </w:rPr>
        <w:t>Abstract</w:t>
      </w:r>
    </w:p>
    <w:p>
      <w:pPr>
        <w:pStyle w:val="FirstParagraph"/>
        <w:rPr/>
      </w:pPr>
      <w:ins w:id="16" w:author="Unknown Author" w:date="2026-10-07T15:07:26Z">
        <w:r>
          <w:rPr>
            <w:rFonts w:ascii="Times New Roman" w:hAnsi="Times New Roman"/>
            <w:color w:val="000000"/>
            <w:sz w:val="24"/>
            <w:szCs w:val="24"/>
          </w:rPr>
          <w:t xml:space="preserve">Sediment source fingerprinting depends on representative sampling of source materials, yet the field-scale spatial variability of the geochemical and spectral properties commonly used as fingerprints remains poorly quantified. </w:t>
        </w:r>
      </w:ins>
      <w:del w:id="17" w:author="Unknown Author" w:date="2026-10-07T15:07:40Z">
        <w:r>
          <w:rPr>
            <w:rFonts w:ascii="Times New Roman" w:hAnsi="Times New Roman"/>
            <w:color w:val="000000"/>
            <w:sz w:val="24"/>
            <w:szCs w:val="24"/>
          </w:rPr>
          <w:delText>Quantifying field-scale (∼40 ha) spatial variability in soil geochemical and colour (spectral reflectance) properties is important for sediment source fingerprinting.</w:delText>
        </w:r>
      </w:del>
      <w:ins w:id="18" w:author="Unknown Author" w:date="2026-10-07T15:07:40Z">
        <w:r>
          <w:rPr>
            <w:color w:val="000000"/>
          </w:rPr>
          <w:t>T</w:t>
        </w:r>
      </w:ins>
      <w:ins w:id="19" w:author="Unknown Author" w:date="2026-10-07T15:07:40Z">
        <w:r>
          <w:rPr>
            <w:rFonts w:ascii="Times New Roman" w:hAnsi="Times New Roman"/>
            <w:color w:val="000000"/>
            <w:sz w:val="24"/>
            <w:szCs w:val="24"/>
          </w:rPr>
          <w:t xml:space="preserve">his case study </w:t>
        </w:r>
      </w:ins>
      <w:ins w:id="20" w:author="Unknown Author" w:date="2026-10-07T15:07:40Z">
        <w:r>
          <w:rPr>
            <w:color w:val="000000"/>
          </w:rPr>
          <w:t>assessed the spatial patterns of soil fingerprint properties and their relation to terrain attributes at two contrasting ~40 ha sites located within the Wilson Creek Watershed, in southern Manitoba, Canada: an agricultural field with simple terrain (2.8 m relief) and a mixedwood forest with more complex, channel-dissected terrain (17.9 m relief)</w:t>
        </w:r>
      </w:ins>
      <w:ins w:id="21" w:author="Unknown Author" w:date="2026-10-07T15:07:40Z">
        <w:r>
          <w:rPr>
            <w:rFonts w:ascii="Times New Roman" w:hAnsi="Times New Roman"/>
            <w:color w:val="000000"/>
            <w:sz w:val="24"/>
            <w:szCs w:val="24"/>
          </w:rPr>
          <w:t xml:space="preserve">. </w:t>
        </w:r>
      </w:ins>
      <w:del w:id="22" w:author="Unknown Author" w:date="2026-10-07T15:08:08Z">
        <w:r>
          <w:rPr>
            <w:rFonts w:ascii="Times New Roman" w:hAnsi="Times New Roman"/>
            <w:color w:val="000000"/>
            <w:sz w:val="24"/>
            <w:szCs w:val="24"/>
          </w:rPr>
          <w:delText xml:space="preserve"> The main objectives of this study were to: 1) quantify the spatial variability and spatial dependence for a set of 15 properties (10 geochemical elements: Ca, Co, Cs, Fe, Li, La, Nb, Ni, Rb, Sr; and 5 colour coefficients: </w:delText>
        </w:r>
      </w:del>
      <w:del w:id="23" w:author="Unknown Author" w:date="2026-10-07T15:08:08Z">
        <w:r>
          <w:rPr>
            <w:rFonts w:ascii="Times New Roman" w:hAnsi="Times New Roman"/>
            <w:i/>
            <w:iCs/>
            <w:color w:val="000000"/>
            <w:sz w:val="24"/>
            <w:szCs w:val="24"/>
          </w:rPr>
          <w:delText>a*, b*, c*, h*</w:delText>
        </w:r>
      </w:del>
      <w:del w:id="24" w:author="Unknown Author" w:date="2026-10-07T15:08:08Z">
        <w:r>
          <w:rPr>
            <w:rFonts w:ascii="Times New Roman" w:hAnsi="Times New Roman"/>
            <w:color w:val="000000"/>
            <w:sz w:val="24"/>
            <w:szCs w:val="24"/>
          </w:rPr>
          <w:delText xml:space="preserve">, and </w:delText>
        </w:r>
      </w:del>
      <w:del w:id="25" w:author="Unknown Author" w:date="2026-10-07T15:08:08Z">
        <w:r>
          <w:rPr>
            <w:rFonts w:ascii="Times New Roman" w:hAnsi="Times New Roman"/>
            <w:i/>
            <w:iCs/>
            <w:color w:val="000000"/>
            <w:sz w:val="24"/>
            <w:szCs w:val="24"/>
          </w:rPr>
          <w:delText>x</w:delText>
        </w:r>
      </w:del>
      <w:del w:id="26" w:author="Unknown Author" w:date="2026-10-07T15:08:08Z">
        <w:r>
          <w:rPr>
            <w:rFonts w:ascii="Times New Roman" w:hAnsi="Times New Roman"/>
            <w:color w:val="000000"/>
            <w:sz w:val="24"/>
            <w:szCs w:val="24"/>
          </w:rPr>
          <w:delText xml:space="preserve">) measured from the &lt;63 μm fraction at an agricultural and forested site; 2) assess how seven terrain attributes (elevation, SAGA wetness index, relative slope position, catchment area, vertical distance to channel network, plan curvature, profile curvature) relate to these properties through correlation and Random Forest (RF) regression; and 3) identify patterns the data, using unsupervised Random Forest regression and </w:delText>
        </w:r>
      </w:del>
      <w:del w:id="27" w:author="Unknown Author" w:date="2026-10-07T15:08:08Z">
        <w:r>
          <w:rPr>
            <w:rFonts w:eastAsia="Cambria" w:ascii="Times New Roman" w:hAnsi="Times New Roman"/>
            <w:color w:val="000000"/>
            <w:kern w:val="0"/>
            <w:sz w:val="24"/>
            <w:szCs w:val="24"/>
            <w:lang w:val="en-US" w:eastAsia="en-US" w:bidi="ar-SA"/>
          </w:rPr>
          <w:delText>hierarchical</w:delText>
        </w:r>
      </w:del>
      <w:del w:id="28" w:author="Unknown Author" w:date="2026-10-07T15:08:08Z">
        <w:r>
          <w:rPr>
            <w:rFonts w:ascii="Times New Roman" w:hAnsi="Times New Roman"/>
            <w:color w:val="000000"/>
            <w:sz w:val="24"/>
            <w:szCs w:val="24"/>
          </w:rPr>
          <w:delText xml:space="preserve"> clustering to guide </w:delText>
        </w:r>
      </w:del>
      <w:del w:id="29" w:author="Unknown Author" w:date="2026-10-07T15:08:08Z">
        <w:r>
          <w:rPr>
            <w:rFonts w:eastAsia="Cambria" w:ascii="Times New Roman" w:hAnsi="Times New Roman"/>
            <w:color w:val="000000"/>
            <w:kern w:val="0"/>
            <w:sz w:val="24"/>
            <w:szCs w:val="24"/>
            <w:lang w:val="en-US" w:eastAsia="en-US" w:bidi="ar-SA"/>
          </w:rPr>
          <w:delText>stratified</w:delText>
        </w:r>
      </w:del>
      <w:del w:id="30" w:author="Unknown Author" w:date="2026-10-07T15:08:08Z">
        <w:r>
          <w:rPr>
            <w:rFonts w:ascii="Times New Roman" w:hAnsi="Times New Roman"/>
            <w:color w:val="000000"/>
            <w:sz w:val="24"/>
            <w:szCs w:val="24"/>
          </w:rPr>
          <w:delText xml:space="preserve"> sampling. </w:delText>
        </w:r>
      </w:del>
      <w:ins w:id="31" w:author="Unknown Author" w:date="2026-10-07T15:08:04Z">
        <w:r>
          <w:rPr>
            <w:rFonts w:ascii="Times New Roman" w:hAnsi="Times New Roman"/>
            <w:color w:val="000000"/>
            <w:sz w:val="24"/>
            <w:szCs w:val="24"/>
          </w:rPr>
          <w:t xml:space="preserve">A set of 15 fingerprint properties (ten geochemical elements and five spectral colour coefficients) were measured on the &lt;63 </w:t>
        </w:r>
      </w:ins>
      <w:ins w:id="32" w:author="Unknown Author" w:date="2026-10-07T15:08:04Z">
        <w:r>
          <w:rPr>
            <w:rFonts w:eastAsia="Cambria" w:ascii="Times New Roman" w:hAnsi="Times New Roman"/>
            <w:color w:val="000000"/>
            <w:sz w:val="24"/>
            <w:szCs w:val="24"/>
          </w:rPr>
          <w:t>µ</w:t>
        </w:r>
      </w:ins>
      <w:ins w:id="33" w:author="Unknown Author" w:date="2026-10-07T15:08:04Z">
        <w:r>
          <w:rPr>
            <w:rFonts w:ascii="Times New Roman" w:hAnsi="Times New Roman"/>
            <w:color w:val="000000"/>
            <w:sz w:val="24"/>
            <w:szCs w:val="24"/>
          </w:rPr>
          <w:t xml:space="preserve">m fraction. </w:t>
        </w:r>
      </w:ins>
      <w:ins w:id="34" w:author="Unknown Author" w:date="2026-10-07T15:08:04Z">
        <w:r>
          <w:rPr>
            <w:color w:val="000000"/>
          </w:rPr>
          <w:t>Their spatial variability and spatial autocorrelation were quantified, and their relation to seven terrain attributes was assessed through correlation and Random Forest regression</w:t>
        </w:r>
      </w:ins>
      <w:ins w:id="35" w:author="Unknown Author" w:date="2026-10-07T15:08:04Z">
        <w:r>
          <w:rPr>
            <w:rFonts w:ascii="Times New Roman" w:hAnsi="Times New Roman"/>
            <w:color w:val="000000"/>
            <w:sz w:val="24"/>
            <w:szCs w:val="24"/>
          </w:rPr>
          <w:t>. U</w:t>
        </w:r>
      </w:ins>
      <w:ins w:id="36" w:author="Unknown Author" w:date="2026-10-07T15:08:04Z">
        <w:r>
          <w:rPr>
            <w:color w:val="000000"/>
          </w:rPr>
          <w:t>nsupervised Random Forest regression and hierarchical clustering were used to identify patterns in the data as an approach to guide stratified sampling. Such grouping is useful because stratified sampling designs require meaningful strata.</w:t>
        </w:r>
      </w:ins>
      <w:ins w:id="37" w:author="Unknown Author" w:date="2026-10-07T15:08:04Z">
        <w:r>
          <w:rPr>
            <w:rFonts w:ascii="Times New Roman" w:hAnsi="Times New Roman"/>
            <w:color w:val="000000"/>
            <w:sz w:val="24"/>
            <w:szCs w:val="24"/>
          </w:rPr>
          <w:t xml:space="preserve"> </w:t>
        </w:r>
      </w:ins>
      <w:r>
        <w:rPr>
          <w:color w:val="000000"/>
        </w:rPr>
        <w:t xml:space="preserve">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w:t>
      </w:r>
      <w:del w:id="38" w:author="Unknown Author" w:date="2026-10-07T15:08:31Z">
        <w:r>
          <w:rPr>
            <w:color w:val="000000"/>
          </w:rPr>
          <w:delText>RF</w:delText>
        </w:r>
      </w:del>
      <w:ins w:id="39" w:author="Unknown Author" w:date="2026-10-07T15:08:31Z">
        <w:r>
          <w:rPr>
            <w:rFonts w:ascii="Times New Roman" w:hAnsi="Times New Roman"/>
            <w:color w:val="000000"/>
            <w:sz w:val="24"/>
            <w:szCs w:val="24"/>
          </w:rPr>
          <w:t>Random Forest</w:t>
        </w:r>
      </w:ins>
      <w:r>
        <w:rPr>
          <w:color w:val="000000"/>
        </w:rPr>
        <w:t xml:space="preserve"> models performed better at the agricultural site, where elevation, wetness, and slope position were the top predictors for most properties.</w:t>
      </w:r>
      <w:del w:id="40" w:author="Unknown Author" w:date="2026-10-07T15:08:50Z">
        <w:r>
          <w:rPr>
            <w:color w:val="000000"/>
          </w:rPr>
          <w:delText xml:space="preserve"> These results support DEM-based sampling in less complex agricultural terrain but not in forested sites with complex terrain.</w:delText>
        </w:r>
      </w:del>
      <w:ins w:id="41" w:author="Unknown Author" w:date="2026-10-07T15:08:50Z">
        <w:r>
          <w:rPr>
            <w:color w:val="000000"/>
          </w:rPr>
          <w:t xml:space="preserve"> These terrain attributes likely act as proxies for hydrological and soil-forming gradients that drive the physical and geochemical processes controlling the observed patterns in fingerprint properties</w:t>
        </w:r>
      </w:ins>
      <w:ins w:id="42" w:author="Unknown Author" w:date="2026-10-07T15:08:50Z">
        <w:r>
          <w:rPr>
            <w:rFonts w:ascii="Times New Roman" w:hAnsi="Times New Roman"/>
            <w:color w:val="000000"/>
            <w:sz w:val="24"/>
            <w:szCs w:val="24"/>
          </w:rPr>
          <w:t xml:space="preserve">. </w:t>
        </w:r>
      </w:ins>
      <w:ins w:id="43" w:author="Unknown Author" w:date="2026-10-07T15:08:50Z">
        <w:r>
          <w:rPr>
            <w:color w:val="000000"/>
          </w:rPr>
          <w:t>The strength of the relationship between soil properties and terrain attributes depended on terrain complexity. It was stronger in the low-relief agricultural field and weaker in the more complex  forested site. This suggests that DEM-based sampling is more reliable where terrain is simple.</w:t>
        </w:r>
      </w:ins>
      <w:r>
        <w:rPr>
          <w:color w:val="000000"/>
        </w:rPr>
        <w:t xml:space="preserve"> In practice, sample spacing on the order of the semivariogram range (∼200–230 m) can suffice for mapping in simple agricultural settings, whereas stratified designs (e.g., near-stream vs. hillslope) may be preferable in more complex forested terrains.</w:t>
      </w:r>
      <w:ins w:id="44" w:author="Unknown Author" w:date="2026-10-07T15:09:03Z">
        <w:r>
          <w:rPr>
            <w:color w:val="000000"/>
          </w:rPr>
          <w:t xml:space="preserve"> </w:t>
        </w:r>
      </w:ins>
      <w:ins w:id="45" w:author="Unknown Author" w:date="2026-10-07T15:09:03Z">
        <w:r>
          <w:rPr>
            <w:rFonts w:ascii="Times New Roman" w:hAnsi="Times New Roman"/>
            <w:color w:val="000000"/>
            <w:sz w:val="24"/>
            <w:szCs w:val="24"/>
          </w:rPr>
          <w:t>Because these relationships are specific to the two study sites, their transferability to other landscapes should be tested before the approach is applied more broadly.</w:t>
        </w:r>
      </w:ins>
    </w:p>
    <w:p>
      <w:pPr>
        <w:pStyle w:val="Heading2"/>
        <w:ind w:hanging="0" w:left="0"/>
        <w:rPr/>
      </w:pPr>
      <w:bookmarkStart w:id="1" w:name="introduction"/>
      <w:bookmarkStart w:id="2" w:name="abstract_Copy_1"/>
      <w:bookmarkEnd w:id="1"/>
      <w:bookmarkEnd w:id="2"/>
      <w:r>
        <w:rPr>
          <w:color w:val="000000"/>
        </w:rPr>
        <w:t>1 Introduction</w:t>
      </w:r>
    </w:p>
    <w:p>
      <w:pPr>
        <w:pStyle w:val="FirstParagraph"/>
        <w:rPr/>
      </w:pPr>
      <w:r>
        <w:rPr>
          <w:color w:val="000000"/>
        </w:rPr>
        <w:t xml:space="preserve">Spatial variation in soil properties arises from soil-forming factors (parent material, relief, biota, climate, time) and is further modified by land use and management practices. </w:t>
      </w:r>
      <w:del w:id="46" w:author="Unknown Author" w:date="2026-10-07T15:21:48Z">
        <w:r>
          <w:rPr>
            <w:rFonts w:eastAsia="Cambria"/>
            <w:color w:val="000000"/>
            <w:kern w:val="0"/>
            <w:sz w:val="24"/>
            <w:szCs w:val="24"/>
            <w:lang w:val="en-US" w:eastAsia="en-US" w:bidi="ar-SA"/>
          </w:rPr>
          <w:delText>Developing</w:delText>
        </w:r>
      </w:del>
      <w:ins w:id="47" w:author="Unknown Author" w:date="2026-10-07T15:21:48Z">
        <w:r>
          <w:rPr>
            <w:rFonts w:eastAsia="Cambria" w:ascii="Times New Roman" w:hAnsi="Times New Roman"/>
            <w:color w:val="000000"/>
            <w:kern w:val="0"/>
            <w:sz w:val="24"/>
            <w:szCs w:val="24"/>
            <w:lang w:val="en-US" w:eastAsia="en-US" w:bidi="ar-SA"/>
          </w:rPr>
          <w:t>Designing</w:t>
        </w:r>
      </w:ins>
      <w:r>
        <w:rPr>
          <w:color w:val="000000"/>
        </w:rPr>
        <w:t xml:space="preserve"> a sampling </w:t>
      </w:r>
      <w:del w:id="48" w:author="Unknown Author" w:date="2026-10-07T15:21:22Z">
        <w:r>
          <w:rPr>
            <w:rFonts w:eastAsia="Cambria"/>
            <w:color w:val="000000"/>
            <w:kern w:val="0"/>
            <w:sz w:val="24"/>
            <w:szCs w:val="24"/>
            <w:lang w:val="en-US" w:eastAsia="en-US" w:bidi="ar-SA"/>
          </w:rPr>
          <w:delText>design</w:delText>
        </w:r>
      </w:del>
      <w:ins w:id="49" w:author="Unknown Author" w:date="2026-10-07T15:21:22Z">
        <w:r>
          <w:rPr>
            <w:rFonts w:eastAsia="Cambria" w:ascii="Times New Roman" w:hAnsi="Times New Roman"/>
            <w:color w:val="000000"/>
            <w:kern w:val="0"/>
            <w:sz w:val="24"/>
            <w:szCs w:val="24"/>
            <w:lang w:val="en-US" w:eastAsia="en-US" w:bidi="ar-SA"/>
          </w:rPr>
          <w:t>strategy</w:t>
        </w:r>
      </w:ins>
      <w:r>
        <w:rPr>
          <w:rFonts w:eastAsia="Cambria"/>
          <w:color w:val="000000"/>
          <w:kern w:val="0"/>
          <w:sz w:val="24"/>
          <w:szCs w:val="24"/>
          <w:lang w:val="en-US" w:eastAsia="en-US" w:bidi="ar-SA"/>
        </w:rPr>
        <w:t xml:space="preserve"> that adequately </w:t>
      </w:r>
      <w:r>
        <w:rPr>
          <w:color w:val="000000"/>
        </w:rPr>
        <w:t xml:space="preserve"> characterizes  the patterns and drivers of this variation is an important component of many agricultural and environmental studies (Soligo et al., 2023; Lark and Marchant, 2018). For example, to meet the desired level of precision for agronomic and environmental nutrient management plans the spatial variability in soil nutrients will influence the soil sampling design in terms of number and locations of soil samples (</w:t>
      </w:r>
      <w:r>
        <w:rPr>
          <w:rStyle w:val="Hyperlink"/>
          <w:color w:val="000000"/>
        </w:rPr>
        <w:t>Kariuki et al., 2009</w:t>
      </w:r>
      <w:r>
        <w:rPr>
          <w:color w:val="000000"/>
        </w:rPr>
        <w:t xml:space="preserve">; </w:t>
      </w:r>
      <w:r>
        <w:rPr>
          <w:rStyle w:val="Hyperlink"/>
          <w:color w:val="000000"/>
        </w:rPr>
        <w:t>Starr et al., 1995</w:t>
      </w:r>
      <w:r>
        <w:rPr>
          <w:color w:val="000000"/>
        </w:rPr>
        <w:t>). Similarly, accounting for spatial variability extends to sediment source fingerprinting, as unaccounted spatial heterogeneity within sources of sediment can compromise the source apportionment results (</w:t>
      </w:r>
      <w:r>
        <w:rPr>
          <w:rStyle w:val="Hyperlink"/>
          <w:color w:val="000000"/>
        </w:rPr>
        <w:t>Du and Walling, 2017</w:t>
      </w:r>
      <w:r>
        <w:rPr>
          <w:color w:val="000000"/>
        </w:rPr>
        <w:t>).</w:t>
      </w:r>
    </w:p>
    <w:p>
      <w:pPr>
        <w:pStyle w:val="BodyText"/>
        <w:rPr/>
      </w:pPr>
      <w:r>
        <w:rPr>
          <w:color w:val="000000"/>
        </w:rPr>
        <w:t>Sediment source fingerprinting is a watershed-scale technique that is used to quantify the relative proportions of sediment derived from unique sources. This technique uses naturally occurring biogeochemical properties as fingerprints (i.e., tracers) to link potential sources of sediment to downstream sediment. Investigating the spatial variability at a watershed-scale can be advantageous to identify, classify, and distinguish between potential sources of sediment (</w:t>
      </w:r>
      <w:r>
        <w:rPr>
          <w:rStyle w:val="Hyperlink"/>
          <w:color w:val="000000"/>
        </w:rPr>
        <w:t>Collins et al., 2020</w:t>
      </w:r>
      <w:r>
        <w:rPr>
          <w:color w:val="000000"/>
        </w:rPr>
        <w:t>). However, investigating spatial variability at smaller scales is less common (</w:t>
      </w:r>
      <w:r>
        <w:rPr>
          <w:rStyle w:val="Hyperlink"/>
          <w:color w:val="000000"/>
        </w:rPr>
        <w:t>Collins et al., 2019</w:t>
      </w:r>
      <w:r>
        <w:rPr>
          <w:color w:val="000000"/>
        </w:rPr>
        <w:t xml:space="preserve">; </w:t>
      </w:r>
      <w:r>
        <w:rPr>
          <w:rStyle w:val="Hyperlink"/>
          <w:color w:val="000000"/>
        </w:rPr>
        <w:t>Du and Walling, 2017</w:t>
      </w:r>
      <w:r>
        <w:rPr>
          <w:color w:val="000000"/>
        </w:rPr>
        <w:t xml:space="preserve">; </w:t>
      </w:r>
      <w:r>
        <w:rPr>
          <w:rStyle w:val="Hyperlink"/>
          <w:color w:val="000000"/>
        </w:rPr>
        <w:t>Luna Miño et al., 2024</w:t>
      </w:r>
      <w:r>
        <w:rPr>
          <w:color w:val="000000"/>
        </w:rPr>
        <w:t xml:space="preserve">; </w:t>
      </w:r>
      <w:r>
        <w:rPr>
          <w:rStyle w:val="Hyperlink"/>
          <w:color w:val="000000"/>
        </w:rPr>
        <w:t>Pulley et al., 2018</w:t>
      </w:r>
      <w:r>
        <w:rPr>
          <w:color w:val="000000"/>
        </w:rPr>
        <w:t>) and remains a research priority (</w:t>
      </w:r>
      <w:r>
        <w:rPr>
          <w:rStyle w:val="Hyperlink"/>
          <w:color w:val="000000"/>
        </w:rPr>
        <w:t>Collins et al., 2020</w:t>
      </w:r>
      <w:r>
        <w:rPr>
          <w:color w:val="000000"/>
        </w:rPr>
        <w:t>). Within the sediment source fingerprinting approach field-scale (&lt;1 km²) variability is important for (i) designing efficient, representative source sampling, (ii) integrating spatial variability with erosion/delivery gradients for mixing models, and (iii) selecting fingerprints supported by process-based reasoning. Previous work has highlighted spatial variability issues and the need for more robust, process-informed fingerprint selection and sampling strategies</w:t>
      </w:r>
      <w:ins w:id="50" w:author="Unknown Author" w:date="2026-10-07T15:24:08Z">
        <w:r>
          <w:rPr>
            <w:color w:val="000000"/>
          </w:rPr>
          <w:t xml:space="preserve"> (</w:t>
        </w:r>
      </w:ins>
      <w:ins w:id="51" w:author="Unknown Author" w:date="2026-10-07T15:24:08Z">
        <w:r>
          <w:rPr>
            <w:rFonts w:ascii="Times New Roman" w:hAnsi="Times New Roman"/>
            <w:color w:val="000000"/>
            <w:sz w:val="24"/>
            <w:szCs w:val="24"/>
          </w:rPr>
          <w:t>Koiter et al. 2013; Wilkinson et al. 2015; Du and Walling 2017; Pulley et al. 2018</w:t>
        </w:r>
      </w:ins>
      <w:ins w:id="52" w:author="Unknown Author" w:date="2026-10-07T15:24:08Z">
        <w:r>
          <w:rPr>
            <w:color w:val="000000"/>
          </w:rPr>
          <w:t>)</w:t>
        </w:r>
      </w:ins>
      <w:r>
        <w:rPr>
          <w:color w:val="000000"/>
        </w:rPr>
        <w:t>.</w:t>
      </w:r>
    </w:p>
    <w:p>
      <w:pPr>
        <w:pStyle w:val="BodyText"/>
        <w:rPr/>
      </w:pPr>
      <w:r>
        <w:rPr>
          <w:color w:val="000000"/>
        </w:rPr>
        <w:t xml:space="preserve">Characterization of fingerprint properties </w:t>
      </w:r>
      <w:ins w:id="53" w:author="Unknown Author" w:date="2026-10-07T16:06:33Z">
        <w:r>
          <w:rPr>
            <w:color w:val="000000"/>
          </w:rPr>
          <w:t xml:space="preserve">for each potential source of sediment </w:t>
        </w:r>
      </w:ins>
      <w:r>
        <w:rPr>
          <w:color w:val="000000"/>
        </w:rPr>
        <w:t>r</w:t>
      </w:r>
      <w:ins w:id="54" w:author="Unknown Author" w:date="2026-10-07T16:20:38Z">
        <w:r>
          <w:rPr/>
          <w:t xml:space="preserve">equires that samples collected </w:t>
        </w:r>
      </w:ins>
      <w:del w:id="55" w:author="Unknown Author" w:date="2026-10-07T16:20:41Z">
        <w:r>
          <w:rPr>
            <w:color w:val="000000"/>
          </w:rPr>
          <w:delText xml:space="preserve">equires </w:delText>
        </w:r>
      </w:del>
      <w:ins w:id="56" w:author="Unknown Author" w:date="2026-10-07T16:26:11Z">
        <w:r>
          <w:rPr>
            <w:color w:val="000000"/>
          </w:rPr>
          <w:t>are representative of</w:t>
        </w:r>
      </w:ins>
      <w:ins w:id="57" w:author="Unknown Author" w:date="2026-10-07T16:09:44Z">
        <w:r>
          <w:rPr>
            <w:color w:val="000000"/>
          </w:rPr>
          <w:t xml:space="preserve"> the source material being delivered to the stream network. </w:t>
        </w:r>
      </w:ins>
      <w:ins w:id="58" w:author="Unknown Author" w:date="2026-10-07T16:50:42Z">
        <w:r>
          <w:rPr/>
          <w:t>Achieving this is difficult because variability</w:t>
        </w:r>
      </w:ins>
      <w:ins w:id="59" w:author="Unknown Author" w:date="2026-10-07T16:50:42Z">
        <w:r>
          <w:rPr>
            <w:color w:val="000000"/>
          </w:rPr>
          <w:t xml:space="preserve"> </w:t>
        </w:r>
      </w:ins>
      <w:del w:id="60" w:author="Unknown Author" w:date="2026-10-07T16:17:58Z">
        <w:r>
          <w:rPr>
            <w:color w:val="000000"/>
          </w:rPr>
          <w:delText>representative sampling, particularly</w:delText>
        </w:r>
      </w:del>
      <w:del w:id="61" w:author="Unknown Author" w:date="2026-10-07T16:22:39Z">
        <w:r>
          <w:rPr>
            <w:color w:val="000000"/>
          </w:rPr>
          <w:delText xml:space="preserve"> because</w:delText>
        </w:r>
      </w:del>
      <w:del w:id="62" w:author="Unknown Author" w:date="2026-10-07T16:50:50Z">
        <w:r>
          <w:rPr>
            <w:color w:val="000000"/>
          </w:rPr>
          <w:delText xml:space="preserve"> variability </w:delText>
        </w:r>
      </w:del>
      <w:r>
        <w:rPr>
          <w:color w:val="000000"/>
        </w:rPr>
        <w:t>in some properties is not random but follows systematic spatial patterns across the landscape. For example, the pattern of fallout radionuclides will reflect the long-term patterns of soil erosion and deposition (</w:t>
      </w:r>
      <w:r>
        <w:rPr>
          <w:rStyle w:val="Hyperlink"/>
          <w:color w:val="000000"/>
        </w:rPr>
        <w:t>Wilkinson et al., 2015</w:t>
      </w:r>
      <w:r>
        <w:rPr>
          <w:color w:val="000000"/>
        </w:rPr>
        <w:t>). Designing and implementing source sampling campaigns must consider these patterns, as the sampling design used has been shown to influence the characterization of a wide range of commonly used fingerprints (</w:t>
      </w:r>
      <w:ins w:id="63" w:author="Unknown Author" w:date="2026-10-07T17:12:49Z">
        <w:r>
          <w:rPr>
            <w:rStyle w:val="Hyperlink"/>
            <w:rFonts w:ascii="Times New Roman" w:hAnsi="Times New Roman"/>
            <w:color w:val="000000"/>
            <w:sz w:val="24"/>
            <w:szCs w:val="24"/>
          </w:rPr>
          <w:t xml:space="preserve">Derakhshan-Babaei et al. 2024; </w:t>
        </w:r>
      </w:ins>
      <w:r>
        <w:rPr>
          <w:rStyle w:val="Hyperlink"/>
          <w:color w:val="000000"/>
        </w:rPr>
        <w:t>Luna Miño et al., 2024</w:t>
      </w:r>
      <w:ins w:id="64" w:author="Unknown Author" w:date="2026-10-07T17:12:07Z">
        <w:r>
          <w:rPr>
            <w:rStyle w:val="Hyperlink"/>
            <w:color w:val="000000"/>
          </w:rPr>
          <w:t>; Du and Walling 2017</w:t>
        </w:r>
      </w:ins>
      <w:r>
        <w:rPr>
          <w:color w:val="000000"/>
        </w:rPr>
        <w:t xml:space="preserve">). </w:t>
      </w:r>
      <w:ins w:id="65" w:author="Unknown Author" w:date="2026-10-07T17:00:14Z">
        <w:r>
          <w:rPr>
            <w:color w:val="000000"/>
          </w:rPr>
          <w:t xml:space="preserve">Representativeness is not a property of the sampling design alone, since the same design may be adequate in one landscape and inadequate in another. It is a property of the fit between the design and the spatial variability of the landscape. </w:t>
        </w:r>
      </w:ins>
      <w:ins w:id="66" w:author="Unknown Author" w:date="2026-10-07T16:49:26Z">
        <w:r>
          <w:rPr/>
          <w:t>Representative sampling requires that the source area boundaries and an acceptable margin of error be defined in relation to the study's scope and objectives. It then requires that the sampling design</w:t>
        </w:r>
      </w:ins>
      <w:ins w:id="67" w:author="Unknown Author" w:date="2026-10-07T17:04:29Z">
        <w:r>
          <w:rPr/>
          <w:t>,</w:t>
        </w:r>
      </w:ins>
      <w:ins w:id="68" w:author="Unknown Author" w:date="2026-10-07T17:02:29Z">
        <w:r>
          <w:rPr/>
          <w:t xml:space="preserve"> including spacing and stratification, match the variability of the landscape</w:t>
        </w:r>
      </w:ins>
      <w:ins w:id="69" w:author="Unknown Author" w:date="2026-10-07T16:42:33Z">
        <w:r>
          <w:rPr>
            <w:color w:val="000000"/>
          </w:rPr>
          <w:t xml:space="preserve">. </w:t>
        </w:r>
      </w:ins>
      <w:ins w:id="70" w:author="Unknown Author" w:date="2026-10-07T16:51:11Z">
        <w:r>
          <w:rPr>
            <w:color w:val="000000"/>
          </w:rPr>
          <w:t>T</w:t>
        </w:r>
      </w:ins>
      <w:ins w:id="71" w:author="Unknown Author" w:date="2026-10-07T16:29:11Z">
        <w:r>
          <w:rPr>
            <w:color w:val="000000"/>
          </w:rPr>
          <w:t xml:space="preserve">he </w:t>
        </w:r>
      </w:ins>
      <w:del w:id="72" w:author="Unknown Author" w:date="2026-10-07T16:50:22Z">
        <w:r>
          <w:rPr>
            <w:color w:val="000000"/>
          </w:rPr>
          <w:delText xml:space="preserve">The </w:delText>
        </w:r>
      </w:del>
      <w:r>
        <w:rPr>
          <w:color w:val="000000"/>
        </w:rPr>
        <w:t>lack of standardization in sediment source sampling designs makes it difficult to compare results across studies and creates uncertainties in the interpretation of results (</w:t>
      </w:r>
      <w:r>
        <w:rPr>
          <w:rStyle w:val="Hyperlink"/>
          <w:color w:val="000000"/>
        </w:rPr>
        <w:t>Luna Miño et al., 2024</w:t>
      </w:r>
      <w:r>
        <w:rPr>
          <w:color w:val="000000"/>
        </w:rPr>
        <w:t>).</w:t>
      </w:r>
    </w:p>
    <w:p>
      <w:pPr>
        <w:pStyle w:val="BodyText"/>
        <w:rPr>
          <w:color w:val="000000"/>
        </w:rPr>
      </w:pPr>
      <w:r>
        <w:rPr>
          <w:color w:val="000000"/>
        </w:rPr>
        <w:t>Characterization of sources is further complicated by variations in erosion and sediment delivery rates across the landscape. Many mixing models use</w:t>
      </w:r>
      <w:del w:id="73" w:author="Unknown Author" w:date="2026-10-07T17:20:18Z">
        <w:r>
          <w:rPr>
            <w:color w:val="000000"/>
          </w:rPr>
          <w:delText xml:space="preserve"> well defined</w:delText>
        </w:r>
      </w:del>
      <w:r>
        <w:rPr>
          <w:color w:val="000000"/>
        </w:rPr>
        <w:t xml:space="preserve"> inputs (sources) and outputs (sediment) characterized by mean and standard deviation </w:t>
      </w:r>
      <w:ins w:id="74" w:author="Unknown Author" w:date="2026-10-09T10:03:06Z">
        <w:r>
          <w:rPr>
            <w:color w:val="000000"/>
          </w:rPr>
          <w:t xml:space="preserve">and </w:t>
        </w:r>
      </w:ins>
      <w:ins w:id="75" w:author="Unknown Author" w:date="2026-10-09T10:03:06Z">
        <w:r>
          <w:rPr/>
          <w:t>assume the source is spatially homogeneous</w:t>
        </w:r>
      </w:ins>
      <w:del w:id="76" w:author="Unknown Author" w:date="2026-10-09T10:03:21Z">
        <w:r>
          <w:rPr>
            <w:color w:val="000000"/>
          </w:rPr>
          <w:delText>but do not consider the spatial distribution of fingerprint properties</w:delText>
        </w:r>
      </w:del>
      <w:r>
        <w:rPr>
          <w:color w:val="000000"/>
        </w:rPr>
        <w:t xml:space="preserve">. </w:t>
      </w:r>
      <w:del w:id="77" w:author="Unknown Author" w:date="2026-10-09T10:03:33Z">
        <w:r>
          <w:rPr>
            <w:color w:val="000000"/>
          </w:rPr>
          <w:delText>This is a limitation of the methodology as</w:delText>
        </w:r>
      </w:del>
      <w:ins w:id="78" w:author="Unknown Author" w:date="2026-10-09T10:03:33Z">
        <w:r>
          <w:rPr>
            <w:color w:val="000000"/>
          </w:rPr>
          <w:t>However,</w:t>
        </w:r>
      </w:ins>
      <w:r>
        <w:rPr>
          <w:color w:val="000000"/>
        </w:rPr>
        <w:t xml:space="preserve"> s</w:t>
      </w:r>
      <w:ins w:id="79" w:author="Unknown Author" w:date="2026-10-09T10:30:00Z">
        <w:r>
          <w:rPr>
            <w:color w:val="000000"/>
          </w:rPr>
          <w:t>a</w:t>
        </w:r>
      </w:ins>
      <w:del w:id="80" w:author="Unknown Author" w:date="2026-10-09T10:29:59Z">
        <w:r>
          <w:rPr>
            <w:color w:val="000000"/>
          </w:rPr>
          <w:delText>a</w:delText>
        </w:r>
      </w:del>
      <w:r>
        <w:rPr>
          <w:color w:val="000000"/>
        </w:rPr>
        <w:t xml:space="preserve">mples </w:t>
      </w:r>
      <w:ins w:id="81" w:author="Unknown Author" w:date="2026-10-09T10:04:57Z">
        <w:r>
          <w:rPr>
            <w:color w:val="000000"/>
          </w:rPr>
          <w:t xml:space="preserve">that are </w:t>
        </w:r>
      </w:ins>
      <w:r>
        <w:rPr>
          <w:color w:val="000000"/>
        </w:rPr>
        <w:t>collected closer to</w:t>
      </w:r>
      <w:ins w:id="82" w:author="Unknown Author" w:date="2026-10-09T10:03:48Z">
        <w:r>
          <w:rPr>
            <w:color w:val="000000"/>
          </w:rPr>
          <w:t>,</w:t>
        </w:r>
      </w:ins>
      <w:r>
        <w:rPr>
          <w:color w:val="000000"/>
        </w:rPr>
        <w:t xml:space="preserve"> and more hydrologically connected with</w:t>
      </w:r>
      <w:ins w:id="83" w:author="Unknown Author" w:date="2026-10-09T10:03:50Z">
        <w:r>
          <w:rPr>
            <w:color w:val="000000"/>
          </w:rPr>
          <w:t>,</w:t>
        </w:r>
      </w:ins>
      <w:r>
        <w:rPr>
          <w:color w:val="000000"/>
        </w:rPr>
        <w:t xml:space="preserve"> the stream network </w:t>
      </w:r>
      <w:ins w:id="84" w:author="Unknown Author" w:date="2026-10-09T10:04:10Z">
        <w:r>
          <w:rPr>
            <w:color w:val="000000"/>
          </w:rPr>
          <w:t xml:space="preserve">may contributed a disproportionate amount of the sediment. </w:t>
        </w:r>
      </w:ins>
      <w:ins w:id="85" w:author="Unknown Author" w:date="2026-10-09T10:09:03Z">
        <w:r>
          <w:rPr>
            <w:color w:val="000000"/>
          </w:rPr>
          <w:t xml:space="preserve">Sampling that targets connected areas may more </w:t>
        </w:r>
      </w:ins>
      <w:ins w:id="86" w:author="Unknown Author" w:date="2026-10-09T10:09:03Z">
        <w:r>
          <w:rPr>
            <w:rFonts w:eastAsia="Cambria"/>
            <w:color w:val="000000"/>
            <w:kern w:val="0"/>
            <w:sz w:val="24"/>
            <w:szCs w:val="24"/>
            <w:lang w:val="en-US" w:eastAsia="en-US" w:bidi="ar-SA"/>
          </w:rPr>
          <w:t>representative</w:t>
        </w:r>
      </w:ins>
      <w:ins w:id="87" w:author="Unknown Author" w:date="2026-10-09T10:09:03Z">
        <w:r>
          <w:rPr>
            <w:color w:val="000000"/>
          </w:rPr>
          <w:t xml:space="preserve"> of the delivered material, even where those samples</w:t>
        </w:r>
      </w:ins>
      <w:del w:id="88" w:author="Unknown Author" w:date="2026-10-09T10:09:39Z">
        <w:r>
          <w:rPr>
            <w:color w:val="000000"/>
          </w:rPr>
          <w:delText>may better represent the source, even if they</w:delText>
        </w:r>
      </w:del>
      <w:r>
        <w:rPr>
          <w:color w:val="000000"/>
        </w:rPr>
        <w:t xml:space="preserve"> deviate from the </w:t>
      </w:r>
      <w:ins w:id="89" w:author="Unknown Author" w:date="2026-10-09T10:09:45Z">
        <w:r>
          <w:rPr>
            <w:color w:val="000000"/>
          </w:rPr>
          <w:t xml:space="preserve">whole-source </w:t>
        </w:r>
      </w:ins>
      <w:r>
        <w:rPr>
          <w:color w:val="000000"/>
        </w:rPr>
        <w:t>mean value</w:t>
      </w:r>
      <w:ins w:id="90" w:author="Unknown Author" w:date="2026-10-09T10:34:26Z">
        <w:r>
          <w:rPr>
            <w:color w:val="000000"/>
          </w:rPr>
          <w:t xml:space="preserve"> (Collins et al. 2020; Du and Walling 2017)</w:t>
        </w:r>
      </w:ins>
      <w:r>
        <w:rPr>
          <w:color w:val="000000"/>
        </w:rPr>
        <w:t>. Strategic/judgment sampling targeting the likely to eroded areas may improve representativeness, but it prevents an overview of the broader spatial patterns, limiting the interpretation of landscape processes across the entire source area. There has been progress using information on erosion rates to calculate an erosion rate-weighted mean (</w:t>
      </w:r>
      <w:r>
        <w:rPr>
          <w:rStyle w:val="Hyperlink"/>
          <w:color w:val="000000"/>
        </w:rPr>
        <w:t>Du and Walling, 2017</w:t>
      </w:r>
      <w:r>
        <w:rPr>
          <w:color w:val="000000"/>
        </w:rPr>
        <w:t xml:space="preserve">; </w:t>
      </w:r>
      <w:r>
        <w:rPr>
          <w:rStyle w:val="Hyperlink"/>
          <w:color w:val="000000"/>
        </w:rPr>
        <w:t>Wilkinson et al., 2015</w:t>
      </w:r>
      <w:r>
        <w:rPr>
          <w:color w:val="000000"/>
        </w:rPr>
        <w:t>) and using spatially interpolated maps of fingerprint values to provide a finer resolution of the fingerprint variability within each source (</w:t>
      </w:r>
      <w:r>
        <w:rPr>
          <w:rStyle w:val="Hyperlink"/>
          <w:color w:val="000000"/>
        </w:rPr>
        <w:t>Haddadchi et al., 2019</w:t>
      </w:r>
      <w:r>
        <w:rPr>
          <w:color w:val="000000"/>
        </w:rPr>
        <w:t>). Characterizing the geomorphic, hydrologic, and biochemical processes underlying spatial variability supports the selection of reliable fingerprints and informs sampling design for source characterization. While many studies employ a statistical-based approach (</w:t>
      </w:r>
      <w:r>
        <w:rPr>
          <w:rStyle w:val="Hyperlink"/>
          <w:color w:val="000000"/>
        </w:rPr>
        <w:t>Collins et al., 1997</w:t>
      </w:r>
      <w:r>
        <w:rPr>
          <w:color w:val="000000"/>
        </w:rPr>
        <w:t>) to select suitable fingerprints, concerns remain that this method may lead to the inclusion of false positives (i.e., type I errors), whereby a fingerprint is incorrectly identified as having discriminatory power between sources when it does not, resulting in the selection of non-conservative fingerprints  (</w:t>
      </w:r>
      <w:r>
        <w:rPr>
          <w:rStyle w:val="Hyperlink"/>
          <w:color w:val="000000"/>
        </w:rPr>
        <w:t>Koiter et al., 2013</w:t>
      </w:r>
      <w:r>
        <w:rPr>
          <w:color w:val="000000"/>
        </w:rPr>
        <w:t>). Consequently, there has been a call for the inclusion of a process-based (e.g., weathering, erosion) or geologic-based explanation of the fingerprints selected to address these concerns (</w:t>
      </w:r>
      <w:r>
        <w:rPr>
          <w:rStyle w:val="Hyperlink"/>
          <w:color w:val="000000"/>
        </w:rPr>
        <w:t>Collins et al., 2020; Nosrati et al., 2020</w:t>
      </w:r>
      <w:r>
        <w:rPr>
          <w:color w:val="000000"/>
        </w:rPr>
        <w:t xml:space="preserve">). This remains challenging </w:t>
      </w:r>
      <w:del w:id="91" w:author="Unknown Author" w:date="2026-10-09T10:19:57Z">
        <w:r>
          <w:rPr>
            <w:color w:val="000000"/>
          </w:rPr>
          <w:delText xml:space="preserve">due to limited data on soil properties, particularly with geochemical properties, </w:delText>
        </w:r>
      </w:del>
      <w:r>
        <w:rPr>
          <w:color w:val="000000"/>
        </w:rPr>
        <w:t xml:space="preserve">as routine </w:t>
      </w:r>
      <w:ins w:id="92" w:author="Unknown Author" w:date="2026-10-09T10:21:04Z">
        <w:r>
          <w:rPr>
            <w:color w:val="000000"/>
          </w:rPr>
          <w:t xml:space="preserve">geochemical and spectral reflectance </w:t>
        </w:r>
      </w:ins>
      <w:r>
        <w:rPr>
          <w:color w:val="000000"/>
        </w:rPr>
        <w:t>lab analysis often</w:t>
      </w:r>
      <w:ins w:id="93" w:author="Unknown Author" w:date="2026-10-09T10:21:24Z">
        <w:r>
          <w:rPr>
            <w:color w:val="000000"/>
          </w:rPr>
          <w:t xml:space="preserve"> provide data</w:t>
        </w:r>
      </w:ins>
      <w:del w:id="94" w:author="Unknown Author" w:date="2026-10-09T10:21:35Z">
        <w:r>
          <w:rPr>
            <w:color w:val="000000"/>
          </w:rPr>
          <w:delText xml:space="preserve"> measures</w:delText>
        </w:r>
      </w:del>
      <w:ins w:id="95" w:author="Unknown Author" w:date="2026-10-09T10:21:35Z">
        <w:r>
          <w:rPr>
            <w:color w:val="000000"/>
          </w:rPr>
          <w:t xml:space="preserve"> on</w:t>
        </w:r>
      </w:ins>
      <w:r>
        <w:rPr>
          <w:color w:val="000000"/>
        </w:rPr>
        <w:t xml:space="preserve"> more than 50 </w:t>
      </w:r>
      <w:del w:id="96" w:author="Unknown Author" w:date="2026-10-09T10:21:39Z">
        <w:r>
          <w:rPr>
            <w:color w:val="000000"/>
          </w:rPr>
          <w:delText>elements</w:delText>
        </w:r>
      </w:del>
      <w:ins w:id="97" w:author="Unknown Author" w:date="2026-10-09T10:21:41Z">
        <w:r>
          <w:rPr>
            <w:color w:val="000000"/>
          </w:rPr>
          <w:t xml:space="preserve">fingerprint properties, but </w:t>
        </w:r>
      </w:ins>
      <w:ins w:id="98" w:author="Unknown Author" w:date="2026-10-09T10:21:41Z">
        <w:r>
          <w:rPr/>
          <w:t>contextual data such as parent material, mineralogy, weathering, and soil processes, which are needed to explain why a given fingerprint discriminates, are often not available or are site specific.</w:t>
        </w:r>
      </w:ins>
      <w:del w:id="99" w:author="Unknown Author" w:date="2026-10-09T10:22:50Z">
        <w:r>
          <w:rPr>
            <w:color w:val="000000"/>
          </w:rPr>
          <w:delText xml:space="preserve">. </w:delText>
        </w:r>
      </w:del>
    </w:p>
    <w:p>
      <w:pPr>
        <w:pStyle w:val="BodyText"/>
        <w:rPr/>
      </w:pPr>
      <w:r>
        <w:rPr>
          <w:color w:val="000000"/>
        </w:rPr>
        <w:t xml:space="preserve">The spatial patterns of some soil properties are well studied because of their agronomic importance or ability to infer other important soil properties and processes and include fallout radionuclides (e.g., </w:t>
      </w:r>
      <w:r>
        <w:rPr>
          <w:color w:val="000000"/>
          <w:vertAlign w:val="superscript"/>
        </w:rPr>
        <w:t>137</w:t>
      </w:r>
      <w:r>
        <w:rPr>
          <w:color w:val="000000"/>
        </w:rPr>
        <w:t xml:space="preserve">Cs, </w:t>
      </w:r>
      <w:r>
        <w:rPr>
          <w:color w:val="000000"/>
          <w:vertAlign w:val="superscript"/>
        </w:rPr>
        <w:t>7</w:t>
      </w:r>
      <w:r>
        <w:rPr>
          <w:color w:val="000000"/>
        </w:rPr>
        <w:t>Be</w:t>
      </w:r>
      <w:ins w:id="100" w:author="Unknown Author" w:date="2026-10-09T12:29:23Z">
        <w:r>
          <w:rPr>
            <w:color w:val="000000"/>
          </w:rPr>
          <w:t>;</w:t>
        </w:r>
      </w:ins>
      <w:r>
        <w:rPr>
          <w:color w:val="000000"/>
        </w:rPr>
        <w:t xml:space="preserve"> </w:t>
      </w:r>
      <w:r>
        <w:rPr>
          <w:rStyle w:val="Hyperlink"/>
          <w:color w:val="000000"/>
        </w:rPr>
        <w:t>Ritchie et al., 1970</w:t>
      </w:r>
      <w:r>
        <w:rPr>
          <w:color w:val="000000"/>
        </w:rPr>
        <w:t>), plant nutrients (e.g., N, P</w:t>
      </w:r>
      <w:ins w:id="101" w:author="Unknown Author" w:date="2026-10-09T12:29:26Z">
        <w:r>
          <w:rPr>
            <w:color w:val="000000"/>
          </w:rPr>
          <w:t>;</w:t>
        </w:r>
      </w:ins>
      <w:r>
        <w:rPr>
          <w:color w:val="000000"/>
        </w:rPr>
        <w:t xml:space="preserve"> </w:t>
      </w:r>
      <w:r>
        <w:rPr>
          <w:rStyle w:val="Hyperlink"/>
          <w:color w:val="000000"/>
        </w:rPr>
        <w:t>Vasu et al., 2017</w:t>
      </w:r>
      <w:r>
        <w:rPr>
          <w:color w:val="000000"/>
        </w:rPr>
        <w:t>), soil colour (e.g., hue, value</w:t>
      </w:r>
      <w:ins w:id="102" w:author="Unknown Author" w:date="2026-10-09T12:29:28Z">
        <w:r>
          <w:rPr>
            <w:color w:val="000000"/>
          </w:rPr>
          <w:t>;</w:t>
        </w:r>
      </w:ins>
      <w:r>
        <w:rPr>
          <w:color w:val="000000"/>
        </w:rPr>
        <w:t xml:space="preserve"> </w:t>
      </w:r>
      <w:r>
        <w:rPr>
          <w:rStyle w:val="Hyperlink"/>
          <w:color w:val="000000"/>
        </w:rPr>
        <w:t>Viscarra Rossel et al., 2006</w:t>
      </w:r>
      <w:r>
        <w:rPr>
          <w:color w:val="000000"/>
        </w:rPr>
        <w:t>), major non-acid forming cations (e.g., Ca, Na</w:t>
      </w:r>
      <w:ins w:id="103" w:author="Unknown Author" w:date="2026-10-09T12:29:32Z">
        <w:r>
          <w:rPr>
            <w:color w:val="000000"/>
          </w:rPr>
          <w:t>;</w:t>
        </w:r>
      </w:ins>
      <w:r>
        <w:rPr>
          <w:color w:val="000000"/>
        </w:rPr>
        <w:t xml:space="preserve"> </w:t>
      </w:r>
      <w:r>
        <w:rPr>
          <w:rStyle w:val="Hyperlink"/>
          <w:color w:val="000000"/>
        </w:rPr>
        <w:t>Sun et al., 2021</w:t>
      </w:r>
      <w:del w:id="104" w:author="Unknown Author" w:date="2026-10-12T11:15:26Z">
        <w:r>
          <w:rPr>
            <w:rStyle w:val="Hyperlink"/>
            <w:color w:val="000000"/>
          </w:rPr>
          <w:delText>a</w:delText>
        </w:r>
      </w:del>
      <w:r>
        <w:rPr>
          <w:color w:val="000000"/>
        </w:rPr>
        <w:t xml:space="preserve">). In contrast, the processes that control the distribution of </w:t>
      </w:r>
      <w:ins w:id="105" w:author="Unknown Author" w:date="2026-10-09T11:56:05Z">
        <w:r>
          <w:rPr>
            <w:color w:val="000000"/>
          </w:rPr>
          <w:t xml:space="preserve">commonly used fingerprints, including </w:t>
        </w:r>
      </w:ins>
      <w:r>
        <w:rPr>
          <w:color w:val="000000"/>
        </w:rPr>
        <w:t>rare earth elements</w:t>
      </w:r>
      <w:del w:id="106" w:author="Unknown Author" w:date="2026-10-09T11:54:53Z">
        <w:r>
          <w:rPr>
            <w:color w:val="000000"/>
          </w:rPr>
          <w:delText xml:space="preserve"> and</w:delText>
        </w:r>
      </w:del>
      <w:ins w:id="107" w:author="Unknown Author" w:date="2026-10-09T11:54:53Z">
        <w:r>
          <w:rPr>
            <w:color w:val="000000"/>
          </w:rPr>
          <w:t>,</w:t>
        </w:r>
      </w:ins>
      <w:r>
        <w:rPr>
          <w:color w:val="000000"/>
        </w:rPr>
        <w:t xml:space="preserve"> trace metals,</w:t>
      </w:r>
      <w:ins w:id="108" w:author="Unknown Author" w:date="2026-10-09T11:54:58Z">
        <w:r>
          <w:rPr>
            <w:color w:val="000000"/>
          </w:rPr>
          <w:t xml:space="preserve"> and other colour</w:t>
        </w:r>
      </w:ins>
      <w:r>
        <w:rPr>
          <w:color w:val="000000"/>
        </w:rPr>
        <w:t xml:space="preserve"> </w:t>
      </w:r>
      <w:ins w:id="109" w:author="Unknown Author" w:date="2026-10-09T11:55:52Z">
        <w:r>
          <w:rPr>
            <w:rFonts w:eastAsia="Cambria"/>
            <w:color w:val="000000"/>
            <w:kern w:val="0"/>
            <w:sz w:val="24"/>
            <w:szCs w:val="24"/>
            <w:lang w:val="en-US" w:eastAsia="en-US" w:bidi="ar-SA"/>
          </w:rPr>
          <w:t>coefficients,</w:t>
        </w:r>
      </w:ins>
      <w:ins w:id="110" w:author="Unknown Author" w:date="2026-10-09T11:55:52Z">
        <w:r>
          <w:rPr>
            <w:color w:val="000000"/>
          </w:rPr>
          <w:t xml:space="preserve"> </w:t>
        </w:r>
      </w:ins>
      <w:r>
        <w:rPr>
          <w:color w:val="000000"/>
        </w:rPr>
        <w:t>are less well studied</w:t>
      </w:r>
      <w:del w:id="111" w:author="Unknown Author" w:date="2026-10-09T11:57:05Z">
        <w:r>
          <w:rPr>
            <w:color w:val="000000"/>
          </w:rPr>
          <w:delText xml:space="preserve"> or tend to be site-specific, making it difficult to draw generalizations</w:delText>
        </w:r>
      </w:del>
      <w:r>
        <w:rPr>
          <w:color w:val="000000"/>
        </w:rPr>
        <w:t xml:space="preserve">. </w:t>
      </w:r>
      <w:ins w:id="112" w:author="Unknown Author" w:date="2026-10-09T11:48:58Z">
        <w:r>
          <w:rPr>
            <w:color w:val="000000"/>
          </w:rPr>
          <w:t>Grid or random sampling does not account for terrain-driven patterns</w:t>
        </w:r>
      </w:ins>
      <w:ins w:id="113" w:author="Unknown Author" w:date="2026-10-09T11:50:14Z">
        <w:r>
          <w:rPr>
            <w:color w:val="000000"/>
          </w:rPr>
          <w:t xml:space="preserve"> in soil properties. </w:t>
        </w:r>
      </w:ins>
      <w:ins w:id="114" w:author="Unknown Author" w:date="2026-10-09T10:41:31Z">
        <w:r>
          <w:rPr>
            <w:color w:val="000000"/>
          </w:rPr>
          <w:t xml:space="preserve">DEM-based terrain analysis is increasingly used to characterize the spatial distribution of soil properties and the geomorphic and </w:t>
        </w:r>
      </w:ins>
      <w:ins w:id="115" w:author="Unknown Author" w:date="2026-10-09T10:41:31Z">
        <w:r>
          <w:rPr>
            <w:rFonts w:eastAsia="Cambria"/>
            <w:color w:val="000000"/>
            <w:kern w:val="0"/>
            <w:sz w:val="24"/>
            <w:szCs w:val="24"/>
            <w:lang w:val="en-US" w:eastAsia="en-US" w:bidi="ar-SA"/>
          </w:rPr>
          <w:t>hydrologic</w:t>
        </w:r>
      </w:ins>
      <w:ins w:id="116" w:author="Unknown Author" w:date="2026-10-09T10:41:31Z">
        <w:r>
          <w:rPr>
            <w:color w:val="000000"/>
          </w:rPr>
          <w:t xml:space="preserve"> processes that control them (Xiong et al. 2022). If the less studied soil properties, often used in fingerprinting studies, vary with terrain, DEM-derived terrain attributes can be used to develop an efficient sampling </w:t>
        </w:r>
      </w:ins>
      <w:ins w:id="117" w:author="Unknown Author" w:date="2026-10-09T10:41:31Z">
        <w:r>
          <w:rPr>
            <w:rFonts w:eastAsia="Cambria"/>
            <w:color w:val="000000"/>
            <w:kern w:val="0"/>
            <w:sz w:val="24"/>
            <w:szCs w:val="24"/>
            <w:lang w:val="en-US" w:eastAsia="en-US" w:bidi="ar-SA"/>
          </w:rPr>
          <w:t>campaign.</w:t>
        </w:r>
      </w:ins>
      <w:ins w:id="118" w:author="Unknown Author" w:date="2026-10-09T10:41:31Z">
        <w:r>
          <w:rPr>
            <w:color w:val="000000"/>
          </w:rPr>
          <w:t xml:space="preserve"> These relationships are typically complex and non-linear, involve interactions among terrain attributes, and are further complicated by collinearity between those attributes</w:t>
        </w:r>
      </w:ins>
      <w:del w:id="119" w:author="Unknown Author" w:date="2026-10-09T10:43:23Z">
        <w:r>
          <w:rPr>
            <w:color w:val="000000"/>
          </w:rPr>
          <w:delText xml:space="preserve">With the growing adoption of DEM-based terrain analysis to guide soil sampling, there is a corresponding need for analytical approaches capable of handling complex, non-linear relationships among terrain attributes, for which </w:delText>
        </w:r>
      </w:del>
      <w:ins w:id="120" w:author="Unknown Author" w:date="2026-10-09T10:43:23Z">
        <w:r>
          <w:rPr>
            <w:color w:val="000000"/>
          </w:rPr>
          <w:t xml:space="preserve">. </w:t>
        </w:r>
      </w:ins>
      <w:r>
        <w:rPr>
          <w:color w:val="000000"/>
        </w:rPr>
        <w:t xml:space="preserve">Random Forest (RF) </w:t>
      </w:r>
      <w:ins w:id="121" w:author="Unknown Author" w:date="2026-10-09T10:44:10Z">
        <w:r>
          <w:rPr>
            <w:color w:val="000000"/>
          </w:rPr>
          <w:t xml:space="preserve">may </w:t>
        </w:r>
      </w:ins>
      <w:r>
        <w:rPr>
          <w:color w:val="000000"/>
        </w:rPr>
        <w:t>provide</w:t>
      </w:r>
      <w:del w:id="122" w:author="Unknown Author" w:date="2026-10-09T10:44:13Z">
        <w:r>
          <w:rPr>
            <w:color w:val="000000"/>
          </w:rPr>
          <w:delText>s</w:delText>
        </w:r>
      </w:del>
      <w:r>
        <w:rPr>
          <w:color w:val="000000"/>
        </w:rPr>
        <w:t xml:space="preserve"> a suitable framework</w:t>
      </w:r>
      <w:ins w:id="123" w:author="Unknown Author" w:date="2026-10-09T10:44:25Z">
        <w:r>
          <w:rPr>
            <w:color w:val="000000"/>
          </w:rPr>
          <w:t xml:space="preserve"> as it is less sensitive to collinearity and non-normal data distributions </w:t>
        </w:r>
      </w:ins>
      <w:ins w:id="124" w:author="Unknown Author" w:date="2026-10-09T10:48:52Z">
        <w:r>
          <w:rPr>
            <w:color w:val="000000"/>
          </w:rPr>
          <w:t>and ranks terrain attributes by importance</w:t>
        </w:r>
      </w:ins>
      <w:ins w:id="125" w:author="Unknown Author" w:date="2026-10-09T11:30:17Z">
        <w:r>
          <w:rPr>
            <w:color w:val="000000"/>
          </w:rPr>
          <w:t xml:space="preserve"> (Hengl et al. 2018)</w:t>
        </w:r>
      </w:ins>
      <w:ins w:id="126" w:author="Unknown Author" w:date="2026-10-09T10:47:25Z">
        <w:r>
          <w:rPr>
            <w:color w:val="000000"/>
          </w:rPr>
          <w:t>.</w:t>
        </w:r>
      </w:ins>
      <w:del w:id="127" w:author="Unknown Author" w:date="2026-10-09T10:45:20Z">
        <w:r>
          <w:rPr>
            <w:color w:val="000000"/>
          </w:rPr>
          <w:delText>.</w:delText>
        </w:r>
      </w:del>
    </w:p>
    <w:p>
      <w:pPr>
        <w:pStyle w:val="BodyText"/>
        <w:rPr/>
      </w:pPr>
      <w:r>
        <w:rPr>
          <w:color w:val="000000"/>
        </w:rPr>
        <w:t>Terrain attributes such as elevation, slope curvature, slope position, and soil wetness indices have been shown to be useful information in the characterization and modelling of a range of soil properties including soil moisture (</w:t>
      </w:r>
      <w:r>
        <w:rPr>
          <w:rStyle w:val="Hyperlink"/>
          <w:color w:val="000000"/>
        </w:rPr>
        <w:t>Beaudette et al., 2013</w:t>
      </w:r>
      <w:r>
        <w:rPr>
          <w:color w:val="000000"/>
        </w:rPr>
        <w:t>), texture (</w:t>
      </w:r>
      <w:r>
        <w:rPr>
          <w:rStyle w:val="Hyperlink"/>
          <w:color w:val="000000"/>
        </w:rPr>
        <w:t>Kokulan et al., 2018</w:t>
      </w:r>
      <w:r>
        <w:rPr>
          <w:color w:val="000000"/>
        </w:rPr>
        <w:t>), colour (</w:t>
      </w:r>
      <w:r>
        <w:rPr>
          <w:rStyle w:val="Hyperlink"/>
          <w:color w:val="000000"/>
        </w:rPr>
        <w:t>Brown et al., 2004</w:t>
      </w:r>
      <w:r>
        <w:rPr>
          <w:color w:val="000000"/>
        </w:rPr>
        <w:t>), organic matter (</w:t>
      </w:r>
      <w:r>
        <w:rPr>
          <w:rStyle w:val="Hyperlink"/>
          <w:color w:val="000000"/>
        </w:rPr>
        <w:t>Zhang et al., 2012</w:t>
      </w:r>
      <w:r>
        <w:rPr>
          <w:color w:val="000000"/>
        </w:rPr>
        <w:t>), conductivity (</w:t>
      </w:r>
      <w:r>
        <w:rPr>
          <w:rStyle w:val="Hyperlink"/>
          <w:color w:val="000000"/>
        </w:rPr>
        <w:t>Umali et al., 2012</w:t>
      </w:r>
      <w:r>
        <w:rPr>
          <w:color w:val="000000"/>
        </w:rPr>
        <w:t>), enzyme activity (Tajik et al., 2012), soil depth (Mehnatkesh et al., 2013), and geochemistry (</w:t>
      </w:r>
      <w:r>
        <w:rPr>
          <w:rStyle w:val="Hyperlink"/>
          <w:color w:val="000000"/>
        </w:rPr>
        <w:t>Lima et al., 2023</w:t>
      </w:r>
      <w:r>
        <w:rPr>
          <w:color w:val="000000"/>
        </w:rPr>
        <w:t xml:space="preserve">). Similar techniques may provide additional insight into the pedologic and geomorphic processes that drive the observed patterns of fingerprint properties within a given source. Digital elevation models (DEMs) are more widely available through public databases and can be generated using drone imagery, whereas soil property data are more limited in availability and spatial coverage. As a result, terrain attributes derived from DEMs offer a practical and more readily available basis for guiding efficient and spatially informed soil sampling designs (de Gruijter et al., 2006; Minasny and McBraney, 2006). These DEM-based sampling designs include conditioned Latin hypercube (Minasny and McBraney, 2006), </w:t>
      </w:r>
      <w:bookmarkStart w:id="3" w:name="screen-reader-main-title"/>
      <w:bookmarkEnd w:id="3"/>
      <w:r>
        <w:rPr>
          <w:color w:val="000000"/>
        </w:rPr>
        <w:t>feature space coverage (Ma et al. 2020), and covariate-wise (</w:t>
      </w:r>
      <w:r>
        <w:rPr>
          <w:rStyle w:val="Hyperlink"/>
          <w:color w:val="000000"/>
        </w:rPr>
        <w:t>Žížala et al 2024</w:t>
      </w:r>
      <w:r>
        <w:rPr>
          <w:color w:val="000000"/>
        </w:rPr>
        <w:t xml:space="preserve">) sampling methods. </w:t>
      </w:r>
    </w:p>
    <w:p>
      <w:pPr>
        <w:pStyle w:val="BodyText"/>
        <w:rPr/>
      </w:pPr>
      <w:r>
        <w:rPr>
          <w:color w:val="000000"/>
        </w:rPr>
        <w:t>This study builds on the previous work of Luna Miño (</w:t>
      </w:r>
      <w:r>
        <w:rPr>
          <w:rStyle w:val="Hyperlink"/>
          <w:color w:val="000000"/>
        </w:rPr>
        <w:t>2024</w:t>
      </w:r>
      <w:r>
        <w:rPr>
          <w:color w:val="000000"/>
        </w:rPr>
        <w:t>) where the impact of three different sampling designs on the characterization of source materials, within the framework of the sediment fingerprinting approach, was assessed. Although the designs produced numerically different results, they led to the same overall conclusions. This study expands upon that previous work by using data obtained from a grid sampling approach to assess spatial autocorrelation and identify important terrain attributes driving the observed patterns. The overall goal of this research is to apply DEM-derived terrain attributes and a non-parametric importance ranking to guide the sampling process. The objectives of this study were to: (1) quantify the spatial variability and spatial dependence of 15 fingerprint-relevant soil properties across an agricultural and forested field site; (2) test the relation between these soil properties and seven terrain attributes, using correlation and R</w:t>
      </w:r>
      <w:del w:id="128" w:author="Unknown Author" w:date="2026-10-09T13:04:33Z">
        <w:r>
          <w:rPr>
            <w:color w:val="000000"/>
          </w:rPr>
          <w:delText>andom Forest</w:delText>
        </w:r>
      </w:del>
      <w:ins w:id="129" w:author="Unknown Author" w:date="2026-10-09T13:04:33Z">
        <w:r>
          <w:rPr>
            <w:color w:val="000000"/>
          </w:rPr>
          <w:t>F</w:t>
        </w:r>
      </w:ins>
      <w:r>
        <w:rPr>
          <w:color w:val="000000"/>
        </w:rPr>
        <w:t xml:space="preserve"> regression to identify terrain controls and their relative importance; and (3) identify </w:t>
      </w:r>
      <w:ins w:id="130" w:author="Unknown Author" w:date="2026-10-09T13:01:59Z">
        <w:r>
          <w:rPr/>
          <w:t>landscape units for stratified sampling by using unsupervised RF and hierarchical clustering</w:t>
        </w:r>
      </w:ins>
      <w:del w:id="131" w:author="Unknown Author" w:date="2026-10-09T13:02:15Z">
        <w:r>
          <w:rPr>
            <w:color w:val="000000"/>
          </w:rPr>
          <w:delText>patterns or groups in the data, using unsupervised Random Forest</w:delText>
        </w:r>
      </w:del>
      <w:del w:id="132" w:author="Unknown Author" w:date="2026-10-09T12:40:36Z">
        <w:r>
          <w:rPr>
            <w:color w:val="000000"/>
          </w:rPr>
          <w:delText xml:space="preserve"> regression</w:delText>
        </w:r>
      </w:del>
      <w:del w:id="133" w:author="Unknown Author" w:date="2026-10-09T13:02:15Z">
        <w:r>
          <w:rPr>
            <w:color w:val="000000"/>
          </w:rPr>
          <w:delText xml:space="preserve"> and </w:delText>
        </w:r>
      </w:del>
      <w:del w:id="134" w:author="Unknown Author" w:date="2026-10-09T13:02:15Z">
        <w:r>
          <w:rPr>
            <w:rFonts w:eastAsia="Cambria"/>
            <w:color w:val="000000"/>
            <w:kern w:val="0"/>
            <w:sz w:val="24"/>
            <w:szCs w:val="24"/>
            <w:lang w:val="en-US" w:eastAsia="en-US" w:bidi="ar-SA"/>
          </w:rPr>
          <w:delText>hierarchical</w:delText>
        </w:r>
      </w:del>
      <w:del w:id="135" w:author="Unknown Author" w:date="2026-10-09T13:02:15Z">
        <w:r>
          <w:rPr>
            <w:color w:val="000000"/>
          </w:rPr>
          <w:delText xml:space="preserve"> clustering to guide </w:delText>
        </w:r>
      </w:del>
      <w:del w:id="136" w:author="Unknown Author" w:date="2026-10-09T13:02:15Z">
        <w:r>
          <w:rPr>
            <w:rFonts w:eastAsia="Cambria"/>
            <w:color w:val="000000"/>
            <w:kern w:val="0"/>
            <w:sz w:val="24"/>
            <w:szCs w:val="24"/>
            <w:lang w:val="en-US" w:eastAsia="en-US" w:bidi="ar-SA"/>
          </w:rPr>
          <w:delText>stratified</w:delText>
        </w:r>
      </w:del>
      <w:del w:id="137" w:author="Unknown Author" w:date="2026-10-09T13:02:15Z">
        <w:r>
          <w:rPr>
            <w:color w:val="000000"/>
          </w:rPr>
          <w:delText xml:space="preserve"> sampling</w:delText>
        </w:r>
      </w:del>
      <w:ins w:id="138" w:author="Unknown Author" w:date="2026-10-09T13:03:38Z">
        <w:r>
          <w:rPr/>
          <w:t xml:space="preserve">, </w:t>
        </w:r>
      </w:ins>
      <w:ins w:id="139" w:author="Unknown Author" w:date="2026-10-09T13:05:48Z">
        <w:r>
          <w:rPr/>
          <w:t>which cluster locations by terrain similarity without predefined number of groupings</w:t>
        </w:r>
      </w:ins>
      <w:ins w:id="140" w:author="Unknown Author" w:date="2026-10-09T13:03:38Z">
        <w:r>
          <w:rPr/>
          <w:t xml:space="preserve"> and is consistent with the </w:t>
        </w:r>
      </w:ins>
      <w:ins w:id="141" w:author="Unknown Author" w:date="2026-10-09T13:03:38Z">
        <w:r>
          <w:rPr>
            <w:rFonts w:eastAsia="Cambria"/>
            <w:color w:val="auto"/>
            <w:kern w:val="0"/>
            <w:sz w:val="24"/>
            <w:szCs w:val="24"/>
            <w:lang w:val="en-US" w:eastAsia="en-US" w:bidi="ar-SA"/>
          </w:rPr>
          <w:t>previous</w:t>
        </w:r>
      </w:ins>
      <w:ins w:id="142" w:author="Unknown Author" w:date="2026-10-09T13:03:38Z">
        <w:r>
          <w:rPr/>
          <w:t xml:space="preserve"> objective</w:t>
        </w:r>
      </w:ins>
      <w:r>
        <w:rPr>
          <w:color w:val="000000"/>
        </w:rPr>
        <w:t>.  Together, these objectives address how terrain attributes may be used to understand spatial distributions of soil properties and help guide sampling design.</w:t>
      </w:r>
    </w:p>
    <w:p>
      <w:pPr>
        <w:pStyle w:val="Heading2"/>
        <w:ind w:hanging="0" w:left="0"/>
        <w:rPr/>
      </w:pPr>
      <w:bookmarkStart w:id="4" w:name="methods"/>
      <w:bookmarkStart w:id="5" w:name="introduction_Copy_1"/>
      <w:bookmarkEnd w:id="4"/>
      <w:bookmarkEnd w:id="5"/>
      <w:r>
        <w:rPr>
          <w:color w:val="000000"/>
        </w:rPr>
        <w:t>2 Methods</w:t>
      </w:r>
    </w:p>
    <w:p>
      <w:pPr>
        <w:pStyle w:val="Heading3"/>
        <w:ind w:hanging="0" w:left="0"/>
        <w:rPr/>
      </w:pPr>
      <w:bookmarkStart w:id="6" w:name="site-description"/>
      <w:bookmarkEnd w:id="6"/>
      <w:r>
        <w:rPr>
          <w:color w:val="000000"/>
        </w:rPr>
        <w:t>2.1 Site description</w:t>
      </w:r>
    </w:p>
    <w:p>
      <w:pPr>
        <w:pStyle w:val="FirstParagraph"/>
        <w:rPr/>
      </w:pPr>
      <w:r>
        <w:rPr>
          <w:color w:val="000000"/>
        </w:rPr>
        <w:t>Two sites within ~4 km of each other in the Wilson Creek Watershed (WCW), near McCreary, Manitoba, Canada were sampled (</w:t>
      </w:r>
      <w:r>
        <w:rPr>
          <w:rStyle w:val="Hyperlink"/>
          <w:color w:val="000000"/>
        </w:rPr>
        <w:t>Figure 1</w:t>
      </w:r>
      <w:r>
        <w:rPr>
          <w:color w:val="000000"/>
        </w:rPr>
        <w:t>). The mixedwood forest site (50°43’35”N, 99°33’36”W; 369.2 masl) in Riding Mountain National Park consists of white spruce (</w:t>
      </w:r>
      <w:r>
        <w:rPr>
          <w:i/>
          <w:iCs/>
          <w:color w:val="000000"/>
        </w:rPr>
        <w:t>Picea glauca</w:t>
      </w:r>
      <w:r>
        <w:rPr>
          <w:color w:val="000000"/>
        </w:rPr>
        <w:t>), black spruce (</w:t>
      </w:r>
      <w:r>
        <w:rPr>
          <w:i/>
          <w:iCs/>
          <w:color w:val="000000"/>
        </w:rPr>
        <w:t>Picea mariana</w:t>
      </w:r>
      <w:r>
        <w:rPr>
          <w:color w:val="000000"/>
        </w:rPr>
        <w:t>), balsam fir (</w:t>
      </w:r>
      <w:r>
        <w:rPr>
          <w:i/>
          <w:iCs/>
          <w:color w:val="000000"/>
        </w:rPr>
        <w:t>Abies balsamea</w:t>
      </w:r>
      <w:r>
        <w:rPr>
          <w:color w:val="000000"/>
        </w:rPr>
        <w:t>), larch (</w:t>
      </w:r>
      <w:r>
        <w:rPr>
          <w:i/>
          <w:iCs/>
          <w:color w:val="000000"/>
        </w:rPr>
        <w:t>Larix laricina</w:t>
      </w:r>
      <w:r>
        <w:rPr>
          <w:color w:val="000000"/>
        </w:rPr>
        <w:t>), and trembling aspen (</w:t>
      </w:r>
      <w:r>
        <w:rPr>
          <w:i/>
          <w:iCs/>
          <w:color w:val="000000"/>
        </w:rPr>
        <w:t>Populus tremuloides</w:t>
      </w:r>
      <w:r>
        <w:rPr>
          <w:color w:val="000000"/>
        </w:rPr>
        <w:t>), with soils likely part of the Grey Wooded soil association (Luvisol) developed on boulder till of mostly shale with some limestone and granitic rocks (</w:t>
      </w:r>
      <w:r>
        <w:rPr>
          <w:rStyle w:val="Hyperlink"/>
          <w:color w:val="000000"/>
        </w:rPr>
        <w:t>Ehrlich et al., 1958</w:t>
      </w:r>
      <w:r>
        <w:rPr>
          <w:color w:val="000000"/>
        </w:rPr>
        <w:t>). This site has a local relief of 17.9 m and moderately complex terrain, dissected by Wilson Creek, a meandering stream with a gradient of approximately 0.</w:t>
      </w:r>
      <w:del w:id="143" w:author="Unknown Author" w:date="2026-10-09T10:31:28Z">
        <w:r>
          <w:rPr>
            <w:color w:val="000000"/>
          </w:rPr>
          <w:delText>00</w:delText>
        </w:r>
      </w:del>
      <w:r>
        <w:rPr>
          <w:color w:val="000000"/>
        </w:rPr>
        <w:t>6</w:t>
      </w:r>
      <w:ins w:id="144" w:author="Unknown Author" w:date="2026-10-09T10:31:30Z">
        <w:r>
          <w:rPr>
            <w:color w:val="000000"/>
          </w:rPr>
          <w:t xml:space="preserve"> %</w:t>
        </w:r>
      </w:ins>
      <w:del w:id="145" w:author="Unknown Author" w:date="2026-10-09T10:31:32Z">
        <w:r>
          <w:rPr>
            <w:color w:val="000000"/>
          </w:rPr>
          <w:delText xml:space="preserve"> m m-1</w:delText>
        </w:r>
      </w:del>
      <w:r>
        <w:rPr>
          <w:color w:val="000000"/>
        </w:rPr>
        <w:t>, featuring a small floodplain 5 to 25 m wide and adjacent upland areas (</w:t>
      </w:r>
      <w:r>
        <w:rPr>
          <w:rStyle w:val="Hyperlink"/>
          <w:color w:val="000000"/>
        </w:rPr>
        <w:t>Figure 1</w:t>
      </w:r>
      <w:r>
        <w:rPr>
          <w:color w:val="000000"/>
        </w:rPr>
        <w:t>). The agricultural site (50°45’15”N, 99°30’49”W; 309.9 masl) includes grain and forage rotations and is mapped to the Edwards Soil Series (Cumulic Regosol) with silty clay loam to silty clay soils developed on alluvial deposits (</w:t>
      </w:r>
      <w:r>
        <w:rPr>
          <w:rStyle w:val="Hyperlink"/>
          <w:color w:val="000000"/>
        </w:rPr>
        <w:t>Ehrlich et al., 1958</w:t>
      </w:r>
      <w:r>
        <w:rPr>
          <w:color w:val="000000"/>
        </w:rPr>
        <w:t>). The site has relatively simple terrain with a local relief of 2.8 m and drains toward the northeast corner of the field, where Wilson Creek runs along the northern edge as a straight, engineered channel (</w:t>
      </w:r>
      <w:r>
        <w:rPr>
          <w:rStyle w:val="Hyperlink"/>
          <w:color w:val="000000"/>
        </w:rPr>
        <w:t>Figure 1</w:t>
      </w:r>
      <w:r>
        <w:rPr>
          <w:color w:val="000000"/>
        </w:rPr>
        <w:t>). The region has a Dfb climate (</w:t>
      </w:r>
      <w:r>
        <w:rPr>
          <w:rStyle w:val="Hyperlink"/>
          <w:color w:val="000000"/>
        </w:rPr>
        <w:t>Beck et al., 2018</w:t>
      </w:r>
      <w:r>
        <w:rPr>
          <w:color w:val="000000"/>
        </w:rPr>
        <w:t>), with a mean annual temperature of 3.0°C, annual precipitation of 539 mm (~27% as snow) (ECCC 2026), and snowmelt-dominated runoff, with about 80% occurring in May and June (</w:t>
      </w:r>
      <w:r>
        <w:rPr>
          <w:rStyle w:val="Hyperlink"/>
          <w:color w:val="000000"/>
        </w:rPr>
        <w:t>MacKay, 1970</w:t>
      </w:r>
      <w:r>
        <w:rPr>
          <w:color w:val="000000"/>
        </w:rPr>
        <w:t>).</w:t>
      </w:r>
    </w:p>
    <w:p>
      <w:pPr>
        <w:pStyle w:val="Heading3"/>
        <w:ind w:hanging="0" w:left="0"/>
        <w:rPr/>
      </w:pPr>
      <w:bookmarkStart w:id="7" w:name="site-description_Copy_1"/>
      <w:bookmarkEnd w:id="7"/>
      <w:r>
        <w:rPr>
          <w:color w:val="000000"/>
        </w:rPr>
        <w:t>2.2 Soil sampling and analysis</w:t>
      </w:r>
    </w:p>
    <w:p>
      <w:pPr>
        <w:pStyle w:val="FirstParagraph"/>
        <w:rPr/>
      </w:pPr>
      <w:r>
        <w:rPr>
          <w:color w:val="000000"/>
        </w:rPr>
        <w:t>At each site, 49 surface samples were collected on a 7×7 grid (100 m spacing) (</w:t>
      </w:r>
      <w:r>
        <w:rPr>
          <w:rStyle w:val="Hyperlink"/>
          <w:color w:val="000000"/>
        </w:rPr>
        <w:t>Figure 1</w:t>
      </w:r>
      <w:r>
        <w:rPr>
          <w:color w:val="000000"/>
        </w:rPr>
        <w:t>). Forested samples were collected</w:t>
      </w:r>
      <w:ins w:id="146" w:author="Unknown Author" w:date="2026-10-11T10:31:15Z">
        <w:r>
          <w:rPr>
            <w:color w:val="000000"/>
          </w:rPr>
          <w:t xml:space="preserve"> at</w:t>
        </w:r>
      </w:ins>
      <w:r>
        <w:rPr>
          <w:color w:val="000000"/>
        </w:rPr>
        <w:t xml:space="preserve"> 0–5 cm below the </w:t>
      </w:r>
      <w:del w:id="147" w:author="Unknown Author" w:date="2026-10-11T10:24:35Z">
        <w:r>
          <w:rPr>
            <w:color w:val="000000"/>
          </w:rPr>
          <w:delText>LFH</w:delText>
        </w:r>
      </w:del>
      <w:ins w:id="148" w:author="Unknown Author" w:date="2026-10-11T10:24:35Z">
        <w:r>
          <w:rPr>
            <w:color w:val="000000"/>
          </w:rPr>
          <w:t>litter</w:t>
        </w:r>
      </w:ins>
      <w:r>
        <w:rPr>
          <w:color w:val="000000"/>
        </w:rPr>
        <w:t xml:space="preserve"> to characterize the </w:t>
      </w:r>
      <w:ins w:id="149" w:author="Unknown Author" w:date="2026-10-11T10:31:39Z">
        <w:r>
          <w:rPr>
            <w:color w:val="000000"/>
          </w:rPr>
          <w:t xml:space="preserve">surface </w:t>
        </w:r>
      </w:ins>
      <w:r>
        <w:rPr>
          <w:color w:val="000000"/>
        </w:rPr>
        <w:t xml:space="preserve">mineral </w:t>
      </w:r>
      <w:del w:id="150" w:author="Unknown Author" w:date="2026-10-11T10:31:45Z">
        <w:r>
          <w:rPr>
            <w:color w:val="000000"/>
          </w:rPr>
          <w:delText>A horizon</w:delText>
        </w:r>
      </w:del>
      <w:ins w:id="151" w:author="Unknown Author" w:date="2026-10-11T10:31:46Z">
        <w:r>
          <w:rPr>
            <w:color w:val="000000"/>
          </w:rPr>
          <w:t>soil</w:t>
        </w:r>
      </w:ins>
      <w:r>
        <w:rPr>
          <w:color w:val="000000"/>
        </w:rPr>
        <w:t xml:space="preserve">, </w:t>
      </w:r>
      <w:ins w:id="152" w:author="Unknown Author" w:date="2026-10-11T10:32:12Z">
        <w:r>
          <w:rPr>
            <w:color w:val="000000"/>
          </w:rPr>
          <w:t xml:space="preserve"> </w:t>
        </w:r>
      </w:ins>
      <w:ins w:id="153" w:author="Unknown Author" w:date="2026-10-11T10:32:12Z">
        <w:r>
          <w:rPr/>
          <w:t>while excluding the organic layer</w:t>
        </w:r>
      </w:ins>
      <w:del w:id="154" w:author="Unknown Author" w:date="2026-10-11T10:32:44Z">
        <w:r>
          <w:rPr>
            <w:color w:val="000000"/>
          </w:rPr>
          <w:delText>minimizing organic layer heterogeneity</w:delText>
        </w:r>
      </w:del>
      <w:r>
        <w:rPr>
          <w:color w:val="000000"/>
        </w:rPr>
        <w:t xml:space="preserve">; agricultural samples were </w:t>
      </w:r>
      <w:ins w:id="155" w:author="Unknown Author" w:date="2026-10-11T10:32:52Z">
        <w:r>
          <w:rPr>
            <w:color w:val="000000"/>
          </w:rPr>
          <w:t xml:space="preserve">collected at </w:t>
        </w:r>
      </w:ins>
      <w:r>
        <w:rPr>
          <w:color w:val="000000"/>
        </w:rPr>
        <w:t xml:space="preserve">0–15 cm to reflect </w:t>
      </w:r>
      <w:del w:id="156" w:author="Unknown Author" w:date="2026-10-11T10:33:19Z">
        <w:r>
          <w:rPr>
            <w:color w:val="000000"/>
          </w:rPr>
          <w:delText>mixing by</w:delText>
        </w:r>
      </w:del>
      <w:ins w:id="157" w:author="Unknown Author" w:date="2026-10-11T10:33:20Z">
        <w:r>
          <w:rPr>
            <w:color w:val="000000"/>
          </w:rPr>
          <w:t>the</w:t>
        </w:r>
      </w:ins>
      <w:r>
        <w:rPr>
          <w:color w:val="000000"/>
        </w:rPr>
        <w:t xml:space="preserve"> tillage</w:t>
      </w:r>
      <w:ins w:id="158" w:author="Unknown Author" w:date="2026-10-11T10:33:25Z">
        <w:r>
          <w:rPr>
            <w:color w:val="000000"/>
          </w:rPr>
          <w:t>-mixed</w:t>
        </w:r>
      </w:ins>
      <w:r>
        <w:rPr>
          <w:color w:val="000000"/>
        </w:rPr>
        <w:t xml:space="preserve"> </w:t>
      </w:r>
      <w:del w:id="159" w:author="Unknown Author" w:date="2026-10-11T10:33:32Z">
        <w:r>
          <w:rPr>
            <w:color w:val="000000"/>
          </w:rPr>
          <w:delText xml:space="preserve">and operations and to capture the actively managed </w:delText>
        </w:r>
      </w:del>
      <w:r>
        <w:rPr>
          <w:color w:val="000000"/>
        </w:rPr>
        <w:t>surface layer. Samples were dried, homogenized, and sieved to &lt;63 μm to minimize grain-size and organic matter effects across sites and to align with established fingerprinting protocols (Laceby et al., 2017). Samples were analyzed for a broad suite of geochemical elements using aqua- regia digestion with ICP-MS (ALS Mineral Division, North Vancouver, BC, Canada). Spectral measurements were made with a spectroradiometer (ASD FieldSpecPro Malvern Panalytical Inc Westborough MA 01581, United States). Spectral reflectance measurements were taken in 1 nm increments over the 0.4-2.5 μm wavelength range. Both samples and the Spectralon standard (white reference) were illuminated with a white light source using a halogen-based lamp (12 VDC, 20 Watt). Dark-current correction and white reference were completed between samples. Fifteen colour coefficients (</w:t>
      </w:r>
      <w:r>
        <w:rPr>
          <w:rStyle w:val="Hyperlink"/>
          <w:color w:val="000000"/>
        </w:rPr>
        <w:t>Table S1</w:t>
      </w:r>
      <w:r>
        <w:rPr>
          <w:color w:val="000000"/>
        </w:rPr>
        <w:t>) were computed from each sample, where each sample represents the average of 10 spectra, following published methods (</w:t>
      </w:r>
      <w:r>
        <w:rPr>
          <w:rStyle w:val="Hyperlink"/>
          <w:color w:val="000000"/>
        </w:rPr>
        <w:t>Boudreault et al., 2018</w:t>
      </w:r>
      <w:r>
        <w:rPr>
          <w:color w:val="000000"/>
        </w:rPr>
        <w:t xml:space="preserve">; </w:t>
      </w:r>
      <w:r>
        <w:rPr>
          <w:rStyle w:val="Hyperlink"/>
          <w:color w:val="000000"/>
        </w:rPr>
        <w:t>Koiter, 2021</w:t>
      </w:r>
      <w:r>
        <w:rPr>
          <w:color w:val="000000"/>
        </w:rPr>
        <w:t>). Based on the results of Luna Miño</w:t>
      </w:r>
      <w:ins w:id="160" w:author="Unknown Author" w:date="2026-10-11T14:09:56Z">
        <w:r>
          <w:rPr>
            <w:color w:val="000000"/>
          </w:rPr>
          <w:t xml:space="preserve"> et al.</w:t>
        </w:r>
      </w:ins>
      <w:r>
        <w:rPr>
          <w:color w:val="000000"/>
        </w:rPr>
        <w:t xml:space="preserve"> (</w:t>
      </w:r>
      <w:r>
        <w:rPr>
          <w:rStyle w:val="Hyperlink"/>
          <w:color w:val="000000"/>
        </w:rPr>
        <w:t>2024</w:t>
      </w:r>
      <w:r>
        <w:rPr>
          <w:color w:val="000000"/>
        </w:rPr>
        <w:t>), a composite fingerprint consisting of 10 geochemical elements (Ca, Co, Cs, Fe, Li, La, Nb, Ni, Rb, and Sr) and five colour coefficients (</w:t>
      </w:r>
      <w:r>
        <w:rPr>
          <w:i/>
          <w:iCs/>
          <w:color w:val="000000"/>
        </w:rPr>
        <w:t>a*, b*, c*, h*,</w:t>
      </w:r>
      <w:r>
        <w:rPr>
          <w:color w:val="000000"/>
        </w:rPr>
        <w:t xml:space="preserve"> and </w:t>
      </w:r>
      <w:r>
        <w:rPr>
          <w:i/>
          <w:iCs/>
          <w:color w:val="000000"/>
        </w:rPr>
        <w:t>x</w:t>
      </w:r>
      <w:r>
        <w:rPr>
          <w:color w:val="000000"/>
        </w:rPr>
        <w:t xml:space="preserve">) were identified as providing a strong discrimination between the agricultural and forested surface soils. </w:t>
      </w:r>
      <w:ins w:id="161" w:author="Unknown Author" w:date="2026-10-11T14:24:53Z">
        <w:r>
          <w:rPr/>
          <w:t>A Mann-Whitney U-test (α = 0.01) was used to select fingerprint properties capable of discriminating between sources, and discriminant function analysis was then used to select the minimum number of fingerprints providing the best discrimination by removing redundant properties</w:t>
        </w:r>
      </w:ins>
      <w:ins w:id="162" w:author="Unknown Author" w:date="2026-10-11T14:22:00Z">
        <w:r>
          <w:rPr>
            <w:color w:val="000000"/>
          </w:rPr>
          <w:t xml:space="preserve">. </w:t>
        </w:r>
      </w:ins>
      <w:r>
        <w:rPr>
          <w:color w:val="000000"/>
        </w:rPr>
        <w:t xml:space="preserve">These fifteen soil properties are the focus of the </w:t>
      </w:r>
      <w:del w:id="163" w:author="Unknown Author" w:date="2026-10-11T10:34:59Z">
        <w:r>
          <w:rPr>
            <w:color w:val="000000"/>
          </w:rPr>
          <w:delText xml:space="preserve">detailed </w:delText>
        </w:r>
      </w:del>
      <w:r>
        <w:rPr>
          <w:color w:val="000000"/>
        </w:rPr>
        <w:t xml:space="preserve">spatial analysis </w:t>
      </w:r>
      <w:del w:id="164" w:author="Unknown Author" w:date="2026-10-11T10:35:04Z">
        <w:r>
          <w:rPr>
            <w:color w:val="000000"/>
          </w:rPr>
          <w:delText>detailed</w:delText>
        </w:r>
      </w:del>
      <w:ins w:id="165" w:author="Unknown Author" w:date="2026-10-11T10:35:04Z">
        <w:r>
          <w:rPr/>
          <w:t>presented</w:t>
        </w:r>
      </w:ins>
      <w:r>
        <w:rPr>
          <w:color w:val="000000"/>
        </w:rPr>
        <w:t xml:space="preserve"> in this study.</w:t>
      </w:r>
    </w:p>
    <w:p>
      <w:pPr>
        <w:pStyle w:val="Heading3"/>
        <w:ind w:hanging="0" w:left="0"/>
        <w:rPr/>
      </w:pPr>
      <w:bookmarkStart w:id="8" w:name="geospatial-and-terrain-analysis"/>
      <w:bookmarkEnd w:id="8"/>
      <w:r>
        <w:rPr>
          <w:color w:val="000000"/>
        </w:rPr>
        <w:t>2.3 Geospatial and terrain analysis</w:t>
      </w:r>
    </w:p>
    <w:p>
      <w:pPr>
        <w:pStyle w:val="FirstParagraph"/>
        <w:rPr/>
      </w:pPr>
      <w:r>
        <w:rPr>
          <w:color w:val="000000"/>
        </w:rPr>
        <w:t xml:space="preserve">All geostatistics were performed with ArcGIS Pro (v 3.3.0 </w:t>
      </w:r>
      <w:r>
        <w:rPr>
          <w:rStyle w:val="Hyperlink"/>
          <w:color w:val="000000"/>
        </w:rPr>
        <w:t>Esri, 2024</w:t>
      </w:r>
      <w:r>
        <w:rPr>
          <w:color w:val="000000"/>
        </w:rPr>
        <w:t>). Semivariograms were used to quantify spatial correlation for each of the 15 soil properties. The optimization tool, based on minimizing the mean square error, was used to parameterize the semivariogram model. In all cases the Stable model type was used as it offers greater flexibility in fitting the spatial correlation structure. The semivariograms were visually inspected to verify the suitability of the automated fits. Kriging was used to interpolate and generate maps of each soil property. The exploratory interpolation tool (Geostatistical Analyst extension) was used to select the kriging type with the highest ranked prediction accuracy. Cross-validation was used to assess the performance of the spatial interpolation and the measured and predicted values were plotted and the r</w:t>
      </w:r>
      <w:r>
        <w:rPr>
          <w:color w:val="000000"/>
          <w:vertAlign w:val="superscript"/>
        </w:rPr>
        <w:t>2</w:t>
      </w:r>
      <w:r>
        <w:rPr>
          <w:color w:val="000000"/>
        </w:rPr>
        <w:t xml:space="preserve"> was reported.</w:t>
      </w:r>
    </w:p>
    <w:p>
      <w:pPr>
        <w:pStyle w:val="BodyText"/>
        <w:rPr>
          <w:color w:val="000000"/>
        </w:rPr>
      </w:pPr>
      <w:r>
        <w:rPr>
          <w:color w:val="000000"/>
        </w:rPr>
        <w:t>The forested digital elevation model (DEM) was derived from Natural Resources Canada’s High-Resolution DEM Mosaic (HRDEM) (</w:t>
      </w:r>
      <w:r>
        <w:rPr>
          <w:rStyle w:val="Hyperlink"/>
          <w:color w:val="000000"/>
        </w:rPr>
        <w:t>Canada, 2024</w:t>
      </w:r>
      <w:r>
        <w:rPr>
          <w:color w:val="000000"/>
        </w:rPr>
        <w:t>)</w:t>
      </w:r>
      <w:ins w:id="166" w:author="Unknown Author" w:date="2026-10-11T14:50:23Z">
        <w:r>
          <w:rPr>
            <w:color w:val="000000"/>
          </w:rPr>
          <w:t xml:space="preserve"> distributed at a 1 m resolution</w:t>
        </w:r>
      </w:ins>
      <w:r>
        <w:rPr>
          <w:color w:val="000000"/>
        </w:rPr>
        <w:t xml:space="preserve">, while the agricultural DEM was generated using UAV photogrammetry processed in Agisoft Metashape (v1.8.2 </w:t>
      </w:r>
      <w:r>
        <w:rPr>
          <w:rStyle w:val="Hyperlink"/>
          <w:color w:val="000000"/>
        </w:rPr>
        <w:t>Agisoft, 2021</w:t>
      </w:r>
      <w:r>
        <w:rPr>
          <w:color w:val="000000"/>
        </w:rPr>
        <w:t xml:space="preserve">) </w:t>
      </w:r>
      <w:ins w:id="167" w:author="Unknown Author" w:date="2026-10-11T14:50:02Z">
        <w:r>
          <w:rPr/>
          <w:t xml:space="preserve">at a 0.1 m resolution, </w:t>
        </w:r>
      </w:ins>
      <w:r>
        <w:rPr>
          <w:color w:val="000000"/>
        </w:rPr>
        <w:t xml:space="preserve">with ground control points. </w:t>
      </w:r>
      <w:ins w:id="168" w:author="Unknown Author" w:date="2026-10-11T10:59:45Z">
        <w:r>
          <w:rPr/>
          <w:t xml:space="preserve">The two sources differ in native resolution and grid geometry. To establish a common spatial framework, </w:t>
        </w:r>
      </w:ins>
      <w:ins w:id="169" w:author="Unknown Author" w:date="2026-10-11T11:00:54Z">
        <w:r>
          <w:rPr/>
          <w:t xml:space="preserve">each DEM was regridded to a 1 m resolution grid </w:t>
        </w:r>
      </w:ins>
      <w:del w:id="170" w:author="Unknown Author" w:date="2026-10-11T11:00:02Z">
        <w:r>
          <w:rPr>
            <w:color w:val="000000"/>
          </w:rPr>
          <w:delText>Both</w:delText>
        </w:r>
      </w:del>
      <w:del w:id="171" w:author="Unknown Author" w:date="2026-10-11T11:01:12Z">
        <w:r>
          <w:rPr>
            <w:color w:val="000000"/>
          </w:rPr>
          <w:delText xml:space="preserve"> DEMs were interpolated into 1 m resolution grids </w:delText>
        </w:r>
      </w:del>
      <w:r>
        <w:rPr>
          <w:color w:val="000000"/>
        </w:rPr>
        <w:t xml:space="preserve">using ordinary kriging. </w:t>
      </w:r>
      <w:ins w:id="172" w:author="Unknown Author" w:date="2026-10-11T11:01:43Z">
        <w:r>
          <w:rPr>
            <w:color w:val="000000"/>
          </w:rPr>
          <w:t>The rasters were resampled to 10 m resolution (</w:t>
        </w:r>
      </w:ins>
      <w:ins w:id="173" w:author="Unknown Author" w:date="2026-10-11T11:01:43Z">
        <w:r>
          <w:rPr>
            <w:rStyle w:val="VerbatimChar"/>
            <w:color w:val="000000"/>
          </w:rPr>
          <w:t>terra</w:t>
        </w:r>
      </w:ins>
      <w:ins w:id="174" w:author="Unknown Author" w:date="2026-10-11T11:01:43Z">
        <w:r>
          <w:rPr>
            <w:color w:val="000000"/>
          </w:rPr>
          <w:t xml:space="preserve"> v1.8.42 </w:t>
        </w:r>
      </w:ins>
      <w:ins w:id="175" w:author="Unknown Author" w:date="2026-10-11T11:01:43Z">
        <w:r>
          <w:rPr>
            <w:rStyle w:val="Hyperlink"/>
            <w:color w:val="000000"/>
          </w:rPr>
          <w:t>Hijmans, 2024</w:t>
        </w:r>
      </w:ins>
      <w:ins w:id="176" w:author="Unknown Author" w:date="2026-10-11T11:01:43Z">
        <w:r>
          <w:rPr>
            <w:color w:val="000000"/>
          </w:rPr>
          <w:t xml:space="preserve">) prior to statistical anaysis. </w:t>
        </w:r>
      </w:ins>
      <w:ins w:id="177" w:author="Unknown Author" w:date="2026-10-11T11:01:43Z">
        <w:r>
          <w:rPr/>
          <w:t xml:space="preserve">This second step harmonized the spatial support of the two datasets and limited the influence of their differing native resolutions on scale-dependent metrics, particularly curvature. </w:t>
        </w:r>
      </w:ins>
      <w:r>
        <w:rPr>
          <w:color w:val="000000"/>
        </w:rPr>
        <w:t xml:space="preserve">Terrain attributes including elevation, plan and profile curvature, SAGA wetness index, catchment area, relative slope position, and vertical distance to channel network were computed in SAGA GIS (v2.1.4 </w:t>
      </w:r>
      <w:r>
        <w:rPr>
          <w:rStyle w:val="Hyperlink"/>
          <w:color w:val="000000"/>
        </w:rPr>
        <w:t>Conrad et al., 2015</w:t>
      </w:r>
      <w:r>
        <w:rPr>
          <w:color w:val="000000"/>
        </w:rPr>
        <w:t>) (</w:t>
      </w:r>
      <w:r>
        <w:rPr>
          <w:rStyle w:val="Hyperlink"/>
          <w:color w:val="000000"/>
        </w:rPr>
        <w:t>Table S2</w:t>
      </w:r>
      <w:r>
        <w:rPr>
          <w:color w:val="000000"/>
        </w:rPr>
        <w:t>).</w:t>
      </w:r>
      <w:del w:id="178" w:author="Unknown Author" w:date="2026-10-11T11:01:38Z">
        <w:r>
          <w:rPr>
            <w:color w:val="000000"/>
          </w:rPr>
          <w:delText xml:space="preserve"> The native resolution between the HRDEM and UAV-derived DEM differs, which may affect curvature metrics. The rasters were resampled to 10 m resolution (</w:delText>
        </w:r>
      </w:del>
      <w:del w:id="179" w:author="Unknown Author" w:date="2026-10-11T11:01:38Z">
        <w:r>
          <w:rPr>
            <w:rStyle w:val="VerbatimChar"/>
            <w:color w:val="000000"/>
          </w:rPr>
          <w:delText>terra</w:delText>
        </w:r>
      </w:del>
      <w:del w:id="180" w:author="Unknown Author" w:date="2026-10-11T11:01:38Z">
        <w:r>
          <w:rPr>
            <w:color w:val="000000"/>
          </w:rPr>
          <w:delText xml:space="preserve"> v1.8.42 </w:delText>
        </w:r>
      </w:del>
      <w:del w:id="181" w:author="Unknown Author" w:date="2026-10-11T11:01:38Z">
        <w:r>
          <w:rPr>
            <w:rStyle w:val="Hyperlink"/>
            <w:color w:val="000000"/>
          </w:rPr>
          <w:delText>Hijmans, 2024</w:delText>
        </w:r>
      </w:del>
      <w:del w:id="182" w:author="Unknown Author" w:date="2026-10-11T11:01:38Z">
        <w:r>
          <w:rPr>
            <w:color w:val="000000"/>
          </w:rPr>
          <w:delText>) prior to statistical analysis to harmonize spatial support.</w:delText>
        </w:r>
      </w:del>
    </w:p>
    <w:p>
      <w:pPr>
        <w:pStyle w:val="Heading3"/>
        <w:ind w:hanging="0" w:left="0"/>
        <w:rPr/>
      </w:pPr>
      <w:bookmarkStart w:id="9" w:name="geospatial-and-terrain-analysis_Copy_1"/>
      <w:bookmarkStart w:id="10" w:name="data-analysis"/>
      <w:bookmarkEnd w:id="9"/>
      <w:bookmarkEnd w:id="10"/>
      <w:r>
        <w:rPr>
          <w:color w:val="000000"/>
        </w:rPr>
        <w:t>2.4 Data analysis</w:t>
      </w:r>
    </w:p>
    <w:p>
      <w:pPr>
        <w:pStyle w:val="FirstParagraph"/>
        <w:rPr/>
      </w:pPr>
      <w:r>
        <w:rPr>
          <w:color w:val="000000"/>
        </w:rPr>
        <w:t xml:space="preserve">All subsequent statistical analysis was undertaken using R statistical Software v4.5.3 (R Core </w:t>
      </w:r>
      <w:r>
        <w:rPr>
          <w:rStyle w:val="Hyperlink"/>
          <w:color w:val="000000"/>
        </w:rPr>
        <w:t>Team, 2026</w:t>
      </w:r>
      <w:r>
        <w:rPr>
          <w:color w:val="000000"/>
        </w:rPr>
        <w:t>) through RStudio Integrated Development Environment v2026.04.0 (</w:t>
      </w:r>
      <w:r>
        <w:rPr>
          <w:rStyle w:val="Hyperlink"/>
          <w:color w:val="000000"/>
        </w:rPr>
        <w:t>RStudio, 2026</w:t>
      </w:r>
      <w:r>
        <w:rPr>
          <w:color w:val="000000"/>
        </w:rPr>
        <w:t xml:space="preserve">). Plots and maps were created using the R package </w:t>
      </w:r>
      <w:r>
        <w:rPr>
          <w:rStyle w:val="VerbatimChar"/>
          <w:color w:val="000000"/>
        </w:rPr>
        <w:t>ggplot2</w:t>
      </w:r>
      <w:r>
        <w:rPr>
          <w:color w:val="000000"/>
        </w:rPr>
        <w:t xml:space="preserve"> v3.5.2 (</w:t>
      </w:r>
      <w:r>
        <w:rPr>
          <w:rStyle w:val="Hyperlink"/>
          <w:color w:val="000000"/>
        </w:rPr>
        <w:t>Wickham, 2016</w:t>
      </w:r>
      <w:r>
        <w:rPr>
          <w:color w:val="000000"/>
        </w:rPr>
        <w:t xml:space="preserve">). Univariate summaries included </w:t>
      </w:r>
      <w:ins w:id="183" w:author="Unknown Author" w:date="2026-10-11T11:04:50Z">
        <w:r>
          <w:rPr>
            <w:rFonts w:eastAsia="Cambria" w:cs="Noto Sans Arabic UI"/>
            <w:color w:val="000000"/>
            <w:kern w:val="0"/>
            <w:sz w:val="24"/>
            <w:szCs w:val="24"/>
            <w:lang w:val="en-US" w:eastAsia="en-US" w:bidi="ar-SA"/>
          </w:rPr>
          <w:t>coefficient</w:t>
        </w:r>
      </w:ins>
      <w:ins w:id="184" w:author="Unknown Author" w:date="2026-10-11T11:04:50Z">
        <w:r>
          <w:rPr>
            <w:color w:val="000000"/>
          </w:rPr>
          <w:t xml:space="preserve"> of variation (</w:t>
        </w:r>
      </w:ins>
      <w:r>
        <w:rPr>
          <w:color w:val="000000"/>
        </w:rPr>
        <w:t>CV</w:t>
      </w:r>
      <w:ins w:id="185" w:author="Unknown Author" w:date="2026-10-11T11:04:54Z">
        <w:r>
          <w:rPr>
            <w:color w:val="000000"/>
          </w:rPr>
          <w:t>)</w:t>
        </w:r>
      </w:ins>
      <w:r>
        <w:rPr>
          <w:color w:val="000000"/>
        </w:rPr>
        <w:t xml:space="preserve"> classes (low &lt;15%, moderate 15–35%, high 35–75%, very high &gt;75%) (Pennock and Braidek, 2008) and skewness categories (symmetric: −0.5 to 0.5; moderate: −1.0 to −0.5 or 0.5 to 1.0; high: &lt;−1.0 or &gt;1.0).</w:t>
      </w:r>
    </w:p>
    <w:p>
      <w:pPr>
        <w:pStyle w:val="BodyText"/>
        <w:rPr/>
      </w:pPr>
      <w:r>
        <w:rPr>
          <w:color w:val="000000"/>
        </w:rPr>
        <w:t>Random forest regression (RF) (</w:t>
      </w:r>
      <w:r>
        <w:rPr>
          <w:rStyle w:val="VerbatimChar"/>
          <w:color w:val="000000"/>
        </w:rPr>
        <w:t>randomForest</w:t>
      </w:r>
      <w:r>
        <w:rPr>
          <w:color w:val="000000"/>
        </w:rPr>
        <w:t xml:space="preserve"> v4.7.1.2 </w:t>
      </w:r>
      <w:r>
        <w:rPr>
          <w:rStyle w:val="Hyperlink"/>
          <w:color w:val="000000"/>
        </w:rPr>
        <w:t>Liaw and Wiener, 2002</w:t>
      </w:r>
      <w:r>
        <w:rPr>
          <w:color w:val="000000"/>
        </w:rPr>
        <w:t>) was used to assess the relative importance of the terrain attributes on the spatial distribution of soil properties. The dataset was randomly split into training (70%) and testing (30%) datasets. Multicollinearity among the terrain attributed was assessed using the Variance Inflation Factor with a threshold of eight (</w:t>
      </w:r>
      <w:r>
        <w:rPr>
          <w:rStyle w:val="VerbatimChar"/>
          <w:color w:val="000000"/>
        </w:rPr>
        <w:t>usdm</w:t>
      </w:r>
      <w:r>
        <w:rPr>
          <w:color w:val="000000"/>
        </w:rPr>
        <w:t xml:space="preserve"> v2.1.7 </w:t>
      </w:r>
      <w:r>
        <w:rPr>
          <w:rStyle w:val="Hyperlink"/>
          <w:color w:val="000000"/>
        </w:rPr>
        <w:t>Naimi et al., 2014</w:t>
      </w:r>
      <w:r>
        <w:rPr>
          <w:color w:val="000000"/>
        </w:rPr>
        <w:t>). The number of variables randomly sampled as candidates (mtry) at each split within the RF model was tuned using the training data set (</w:t>
      </w:r>
      <w:r>
        <w:rPr>
          <w:rStyle w:val="VerbatimChar"/>
          <w:color w:val="000000"/>
        </w:rPr>
        <w:t>caret</w:t>
      </w:r>
      <w:r>
        <w:rPr>
          <w:color w:val="000000"/>
        </w:rPr>
        <w:t xml:space="preserve"> v7.0.1 </w:t>
      </w:r>
      <w:r>
        <w:rPr>
          <w:rStyle w:val="Hyperlink"/>
          <w:color w:val="000000"/>
        </w:rPr>
        <w:t>Kuhn and Max, 2008</w:t>
      </w:r>
      <w:r>
        <w:rPr>
          <w:color w:val="000000"/>
        </w:rPr>
        <w:t xml:space="preserve">). The number of trees to grow was set to 500 to ensure the error has stabilized and that additional trees provide diminishing returns. </w:t>
      </w:r>
      <w:ins w:id="186" w:author="Unknown Author" w:date="2026-10-11T20:09:42Z">
        <w:r>
          <w:rPr>
            <w:color w:val="000000"/>
          </w:rPr>
          <w:t>Model performance was assessed using mean squared error (MSE) and percent variance explained for the training data (out-of-bag error).</w:t>
        </w:r>
      </w:ins>
      <w:del w:id="187" w:author="Unknown Author" w:date="2026-10-11T20:09:40Z">
        <w:r>
          <w:rPr>
            <w:color w:val="000000"/>
          </w:rPr>
          <w:delText xml:space="preserve">Model performance was assessed using the Mean Square Error (MSE) and </w:delText>
        </w:r>
      </w:del>
      <w:del w:id="188" w:author="Unknown Author" w:date="2026-10-11T11:25:21Z">
        <w:r>
          <w:rPr>
            <w:color w:val="000000"/>
          </w:rPr>
          <w:delText>percent variance explained for both the training (Out of Bag Error) and the validation data sets</w:delText>
        </w:r>
      </w:del>
      <w:del w:id="189" w:author="Unknown Author" w:date="2026-10-11T20:09:40Z">
        <w:r>
          <w:rPr>
            <w:color w:val="000000"/>
          </w:rPr>
          <w:delText>.</w:delText>
        </w:r>
      </w:del>
      <w:r>
        <w:rPr>
          <w:color w:val="000000"/>
        </w:rPr>
        <w:t xml:space="preserve"> </w:t>
      </w:r>
      <w:r>
        <w:rPr>
          <w:rFonts w:eastAsia="Cambria"/>
          <w:color w:val="000000"/>
          <w:kern w:val="0"/>
          <w:sz w:val="24"/>
          <w:szCs w:val="24"/>
          <w:lang w:val="en-US" w:eastAsia="en-US" w:bidi="ar-SA"/>
        </w:rPr>
        <w:t>Additionally,</w:t>
      </w:r>
      <w:r>
        <w:rPr>
          <w:color w:val="000000"/>
        </w:rPr>
        <w:t xml:space="preserve"> the variable importance stability of the top three predictors was assessed</w:t>
      </w:r>
      <w:del w:id="190" w:author="Unknown Author" w:date="2026-10-11T11:07:24Z">
        <w:r>
          <w:rPr>
            <w:color w:val="000000"/>
          </w:rPr>
          <w:delText xml:space="preserve"> using</w:delText>
        </w:r>
      </w:del>
      <w:r>
        <w:rPr>
          <w:color w:val="000000"/>
        </w:rPr>
        <w:t xml:space="preserve"> using the measure_stability() function from the R package optRF (v1.2.1,  Lange et al. 2025), where values range from 0 (unstable</w:t>
      </w:r>
      <w:ins w:id="191" w:author="Unknown Author" w:date="2026-10-11T11:07:48Z">
        <w:r>
          <w:rPr>
            <w:color w:val="000000"/>
          </w:rPr>
          <w:t>)</w:t>
        </w:r>
      </w:ins>
      <w:del w:id="192" w:author="Unknown Author" w:date="2026-10-11T11:07:43Z">
        <w:r>
          <w:rPr>
            <w:color w:val="000000"/>
          </w:rPr>
          <w:delText>)</w:delText>
        </w:r>
      </w:del>
      <w:r>
        <w:rPr>
          <w:color w:val="000000"/>
        </w:rPr>
        <w:t xml:space="preserve"> to 1 </w:t>
      </w:r>
      <w:ins w:id="193" w:author="Unknown Author" w:date="2026-10-11T11:07:51Z">
        <w:r>
          <w:rPr>
            <w:color w:val="000000"/>
          </w:rPr>
          <w:t>(</w:t>
        </w:r>
      </w:ins>
      <w:r>
        <w:rPr>
          <w:color w:val="000000"/>
        </w:rPr>
        <w:t>stable).</w:t>
      </w:r>
      <w:del w:id="194" w:author="Unknown Author" w:date="2026-10-11T11:27:22Z">
        <w:r>
          <w:rPr>
            <w:color w:val="000000"/>
          </w:rPr>
          <w:delText xml:space="preserve"> To evaluate the model, measured and predicted values were plotted, and the R² and MSE were computed using the test dataset.</w:delText>
        </w:r>
      </w:del>
      <w:r>
        <w:rPr>
          <w:color w:val="000000"/>
        </w:rPr>
        <w:t xml:space="preserve"> </w:t>
      </w:r>
      <w:ins w:id="195" w:author="Unknown Author" w:date="2026-10-11T20:10:49Z">
        <w:r>
          <w:rPr>
            <w:color w:val="000000"/>
          </w:rPr>
          <w:t xml:space="preserve">To </w:t>
        </w:r>
      </w:ins>
      <w:ins w:id="196" w:author="Unknown Author" w:date="2026-10-12T11:39:25Z">
        <w:r>
          <w:rPr>
            <w:color w:val="000000"/>
          </w:rPr>
          <w:t>test</w:t>
        </w:r>
      </w:ins>
      <w:ins w:id="197" w:author="Unknown Author" w:date="2026-10-11T20:10:49Z">
        <w:r>
          <w:rPr>
            <w:color w:val="000000"/>
          </w:rPr>
          <w:t xml:space="preserve"> the model, measured and predicted values were plotted, and the R² and MSE were computed using the test dataset.</w:t>
        </w:r>
      </w:ins>
      <w:ins w:id="198" w:author="Unknown Author" w:date="2026-10-11T20:11:56Z">
        <w:r>
          <w:rPr>
            <w:color w:val="000000"/>
          </w:rPr>
          <w:t xml:space="preserve"> </w:t>
        </w:r>
      </w:ins>
      <w:r>
        <w:rPr>
          <w:color w:val="000000"/>
        </w:rPr>
        <w:t>Given the small test sample size, bootstrapping with 1,000 replicates (</w:t>
      </w:r>
      <w:r>
        <w:rPr>
          <w:rStyle w:val="VerbatimChar"/>
          <w:color w:val="000000"/>
        </w:rPr>
        <w:t>boot</w:t>
      </w:r>
      <w:r>
        <w:rPr>
          <w:color w:val="000000"/>
        </w:rPr>
        <w:t xml:space="preserve"> v1.3-32 Davison and Hinkly, 1997; Canty and Ripley, 2025) was employed to estimate </w:t>
      </w:r>
      <w:del w:id="199" w:author="Unknown Author" w:date="2026-10-11T11:27:56Z">
        <w:r>
          <w:rPr>
            <w:color w:val="000000"/>
          </w:rPr>
          <w:delText>these</w:delText>
        </w:r>
      </w:del>
      <w:ins w:id="200" w:author="Unknown Author" w:date="2026-10-11T11:27:56Z">
        <w:r>
          <w:rPr>
            <w:color w:val="000000"/>
          </w:rPr>
          <w:t>MSE and R</w:t>
        </w:r>
      </w:ins>
      <w:ins w:id="201" w:author="Unknown Author" w:date="2026-10-11T11:27:56Z">
        <w:r>
          <w:rPr>
            <w:color w:val="000000"/>
            <w:vertAlign w:val="superscript"/>
          </w:rPr>
          <w:t>2</w:t>
        </w:r>
      </w:ins>
      <w:del w:id="202" w:author="Unknown Author" w:date="2026-10-11T20:11:52Z">
        <w:r>
          <w:rPr>
            <w:color w:val="000000"/>
            <w:vertAlign w:val="superscript"/>
          </w:rPr>
          <w:delText xml:space="preserve"> metrics</w:delText>
        </w:r>
      </w:del>
      <w:r>
        <w:rPr>
          <w:color w:val="000000"/>
        </w:rPr>
        <w:t xml:space="preserve"> along with their 95% confidence intervals to support interpretation. Variable importance is reported as percent increase in MSE.</w:t>
      </w:r>
    </w:p>
    <w:p>
      <w:pPr>
        <w:pStyle w:val="BodyText"/>
        <w:rPr/>
      </w:pPr>
      <w:r>
        <w:rPr>
          <w:color w:val="000000"/>
        </w:rPr>
        <w:t>Unsupervised RF</w:t>
      </w:r>
      <w:del w:id="203" w:author="Unknown Author" w:date="2026-10-09T12:52:15Z">
        <w:r>
          <w:rPr>
            <w:color w:val="000000"/>
          </w:rPr>
          <w:delText xml:space="preserve"> regression</w:delText>
        </w:r>
      </w:del>
      <w:r>
        <w:rPr>
          <w:color w:val="000000"/>
        </w:rPr>
        <w:t xml:space="preserve"> of the seven terrain attributes, followed by hierarchical clustering, was used to group similar areas of landscape for each site based on their terrain characteristics. The clustering method (e.g., Ward's, minimum linkage) </w:t>
      </w:r>
      <w:del w:id="204" w:author="Unknown Author" w:date="2026-10-09T12:52:57Z">
        <w:r>
          <w:rPr>
            <w:color w:val="000000"/>
          </w:rPr>
          <w:delText xml:space="preserve"> </w:delText>
        </w:r>
      </w:del>
      <w:r>
        <w:rPr>
          <w:color w:val="000000"/>
        </w:rPr>
        <w:t xml:space="preserve">and number of clusters were chosen by </w:t>
      </w:r>
      <w:ins w:id="205" w:author="Unknown Author" w:date="2026-10-11T18:17:03Z">
        <w:r>
          <w:rPr>
            <w:color w:val="000000"/>
          </w:rPr>
          <w:t xml:space="preserve">the elbow method based on within-cluster sum of squares, </w:t>
        </w:r>
      </w:ins>
      <w:ins w:id="206" w:author="Unknown Author" w:date="2026-10-11T19:07:41Z">
        <w:r>
          <w:rPr>
            <w:color w:val="000000"/>
          </w:rPr>
          <w:t xml:space="preserve">and visually </w:t>
        </w:r>
      </w:ins>
      <w:r>
        <w:rPr>
          <w:color w:val="000000"/>
        </w:rPr>
        <w:t>assessing data structure through</w:t>
      </w:r>
      <w:del w:id="207" w:author="Unknown Author" w:date="2026-10-11T19:07:38Z">
        <w:r>
          <w:rPr>
            <w:color w:val="000000"/>
          </w:rPr>
          <w:delText xml:space="preserve"> Principal Component Analysis plots and</w:delText>
        </w:r>
      </w:del>
      <w:r>
        <w:rPr>
          <w:color w:val="000000"/>
        </w:rPr>
        <w:t xml:space="preserve"> spatial coherence on maps, selecting the solution that produced </w:t>
      </w:r>
      <w:del w:id="208" w:author="Unknown Author" w:date="2026-10-11T18:18:19Z">
        <w:r>
          <w:rPr>
            <w:color w:val="000000"/>
          </w:rPr>
          <w:delText xml:space="preserve">the most </w:delText>
        </w:r>
      </w:del>
      <w:r>
        <w:rPr>
          <w:color w:val="000000"/>
        </w:rPr>
        <w:t>meaningful and coherent regions for sampling.</w:t>
      </w:r>
      <w:ins w:id="209" w:author="Unknown Author" w:date="2026-10-11T19:08:44Z">
        <w:r>
          <w:rPr>
            <w:color w:val="000000"/>
          </w:rPr>
          <w:t xml:space="preserve"> </w:t>
        </w:r>
      </w:ins>
      <w:ins w:id="210" w:author="Unknown Author" w:date="2026-10-11T19:08:44Z">
        <w:r>
          <w:rPr/>
          <w:t>To visualise the separation among clusters in the space in which they were defined, the random forest proximity matrix was converted to a distance matrix (1 minus proximity) and ordinated using classical multidimensional scaling (MDS), with the first two axes plotted.</w:t>
        </w:r>
      </w:ins>
    </w:p>
    <w:p>
      <w:pPr>
        <w:pStyle w:val="Heading2"/>
        <w:ind w:hanging="0" w:left="0"/>
        <w:rPr/>
      </w:pPr>
      <w:bookmarkStart w:id="11" w:name="data-analysis_Copy_1"/>
      <w:bookmarkStart w:id="12" w:name="methods_Copy_1"/>
      <w:bookmarkStart w:id="13" w:name="results"/>
      <w:bookmarkEnd w:id="11"/>
      <w:bookmarkEnd w:id="12"/>
      <w:bookmarkEnd w:id="13"/>
      <w:r>
        <w:rPr>
          <w:color w:val="000000"/>
        </w:rPr>
        <w:t>3 Results</w:t>
      </w:r>
    </w:p>
    <w:p>
      <w:pPr>
        <w:pStyle w:val="Heading3"/>
        <w:ind w:hanging="0" w:left="0"/>
        <w:rPr/>
      </w:pPr>
      <w:bookmarkStart w:id="14" w:name="univariate-summary"/>
      <w:bookmarkEnd w:id="14"/>
      <w:r>
        <w:rPr>
          <w:color w:val="000000"/>
        </w:rPr>
        <w:t>3.1 Univariate summary</w:t>
      </w:r>
    </w:p>
    <w:p>
      <w:pPr>
        <w:pStyle w:val="FirstParagraph"/>
        <w:rPr/>
      </w:pPr>
      <w:r>
        <w:rPr>
          <w:color w:val="000000"/>
        </w:rPr>
        <w:t>The univariate analysis demonstrated some variability patterns between colour and geochemistry properties and sites (</w:t>
      </w:r>
      <w:r>
        <w:rPr>
          <w:rStyle w:val="Hyperlink"/>
          <w:color w:val="000000"/>
        </w:rPr>
        <w:t>Table 1</w:t>
      </w:r>
      <w:r>
        <w:rPr>
          <w:color w:val="000000"/>
        </w:rPr>
        <w:t xml:space="preserve">). All five colour coefficients display a symmetric distribution and low CV, with the exception of a moderate CV for </w:t>
      </w:r>
      <w:r>
        <w:rPr>
          <w:i/>
          <w:iCs/>
          <w:color w:val="000000"/>
        </w:rPr>
        <w:t>b*</w:t>
      </w:r>
      <w:r>
        <w:rPr>
          <w:color w:val="000000"/>
        </w:rPr>
        <w:t xml:space="preserve"> in the forested site. Geochemistry data display greater variability. At the agriculture site, eight elements showed a symmetric distribution and two displayed moderate skew (Li, Co); six had low CV, two had moderate (Cs, Rb), and two had high (Ca, Sr). The forested site had six elements displaying symmetric distributions, three with moderate skew (Fe, Nb, Sr), and one with a large skew (Ca); three had low CV, five had moderate, one had high (Sr) and one very high (Ca). Overall, this highlights that the measured geochemical properties </w:t>
      </w:r>
      <w:ins w:id="211" w:author="Unknown Author" w:date="2026-10-11T11:33:16Z">
        <w:r>
          <w:rPr>
            <w:color w:val="000000"/>
          </w:rPr>
          <w:t xml:space="preserve">are </w:t>
        </w:r>
      </w:ins>
      <w:r>
        <w:rPr>
          <w:color w:val="000000"/>
        </w:rPr>
        <w:t>more skewed and variable compared to the colour properties across both sites.</w:t>
      </w:r>
    </w:p>
    <w:p>
      <w:pPr>
        <w:pStyle w:val="BodyText"/>
        <w:rPr/>
      </w:pPr>
      <w:r>
        <w:rPr>
          <w:color w:val="000000"/>
        </w:rPr>
        <w:t>The mean plan and profile curvature measurements for both sites are near zero, indicating an area of sediment transit and not accumulation or erosion (</w:t>
      </w:r>
      <w:r>
        <w:rPr>
          <w:rStyle w:val="Hyperlink"/>
          <w:color w:val="000000"/>
        </w:rPr>
        <w:t>Table 2</w:t>
      </w:r>
      <w:r>
        <w:rPr>
          <w:color w:val="000000"/>
        </w:rPr>
        <w:t>). The agricultural site had a higher SAGA Wetness Index but the forested site had a larger range in values and exhibited greater variability. The forested site exhibited a smaller mean Relative Slope Position value (streams and depressional areas) and a smaller Vertical Distance to Channel Network, and for both terrain attributes a greater variability as compared to the agricultural reflecting the presence of the stream crossing the forested site.</w:t>
      </w:r>
    </w:p>
    <w:p>
      <w:pPr>
        <w:pStyle w:val="Heading3"/>
        <w:ind w:hanging="0" w:left="0"/>
        <w:rPr/>
      </w:pPr>
      <w:bookmarkStart w:id="15" w:name="univariate-summary_Copy_1"/>
      <w:bookmarkEnd w:id="15"/>
      <w:r>
        <w:rPr>
          <w:color w:val="000000"/>
        </w:rPr>
        <w:t>3.2 Spatial analysis</w:t>
      </w:r>
    </w:p>
    <w:p>
      <w:pPr>
        <w:pStyle w:val="FirstParagraph"/>
        <w:rPr/>
      </w:pPr>
      <w:del w:id="212" w:author="Unknown Author" w:date="2026-10-11T11:46:44Z">
        <w:r>
          <w:rPr>
            <w:color w:val="000000"/>
          </w:rPr>
          <w:delText>Within</w:delText>
        </w:r>
      </w:del>
      <w:del w:id="213" w:author="Unknown Author" w:date="2026-10-11T11:48:54Z">
        <w:r>
          <w:rPr>
            <w:color w:val="000000"/>
          </w:rPr>
          <w:delText xml:space="preserve"> the agricultural site</w:delText>
        </w:r>
      </w:del>
      <w:del w:id="214" w:author="Unknown Author" w:date="2026-10-11T11:47:37Z">
        <w:r>
          <w:rPr>
            <w:color w:val="000000"/>
          </w:rPr>
          <w:delText xml:space="preserve"> all 15 properties displayed spatial autocorrelation; many with strong dependence</w:delText>
        </w:r>
      </w:del>
      <w:del w:id="215" w:author="Unknown Author" w:date="2026-10-11T11:45:15Z">
        <w:r>
          <w:rPr>
            <w:color w:val="000000"/>
          </w:rPr>
          <w:delText xml:space="preserve"> </w:delText>
        </w:r>
      </w:del>
      <w:del w:id="216" w:author="Unknown Author" w:date="2026-10-11T11:47:39Z">
        <w:r>
          <w:rPr>
            <w:color w:val="000000"/>
          </w:rPr>
          <w:delText>(</w:delText>
        </w:r>
      </w:del>
      <w:del w:id="217" w:author="Unknown Author" w:date="2026-10-11T11:47:39Z">
        <w:r>
          <w:rPr>
            <w:rStyle w:val="Hyperlink"/>
            <w:color w:val="000000"/>
          </w:rPr>
          <w:delText>Table 3</w:delText>
        </w:r>
      </w:del>
      <w:del w:id="218" w:author="Unknown Author" w:date="2026-10-11T11:47:39Z">
        <w:r>
          <w:rPr>
            <w:color w:val="000000"/>
          </w:rPr>
          <w:delText>)</w:delText>
        </w:r>
      </w:del>
      <w:del w:id="219" w:author="Unknown Author" w:date="2026-10-11T11:48:54Z">
        <w:r>
          <w:rPr>
            <w:color w:val="000000"/>
          </w:rPr>
          <w:delText>.</w:delText>
        </w:r>
      </w:del>
      <w:ins w:id="220" w:author="Unknown Author" w:date="2026-10-11T11:48:54Z">
        <w:r>
          <w:rPr/>
          <w:t xml:space="preserve">Based on the nugget-to-sill ratio, spatial dependence at the agricultural site was strong for 12 properties and moderate for three (Table 3). </w:t>
        </w:r>
      </w:ins>
      <w:r>
        <w:rPr>
          <w:color w:val="000000"/>
        </w:rPr>
        <w:t xml:space="preserve"> Semivariogram ranges spanned ~185–580 m (median ≈210 m). Ca and Rb exhibited large ranges (580 m and 551 m), while colour metrics such as </w:t>
      </w:r>
      <w:r>
        <w:rPr>
          <w:i/>
          <w:iCs/>
          <w:color w:val="000000"/>
        </w:rPr>
        <w:t>b*</w:t>
      </w:r>
      <w:r>
        <w:rPr>
          <w:color w:val="000000"/>
        </w:rPr>
        <w:t xml:space="preserve"> and </w:t>
      </w:r>
      <w:r>
        <w:rPr>
          <w:i/>
          <w:iCs/>
          <w:color w:val="000000"/>
        </w:rPr>
        <w:t>c*</w:t>
      </w:r>
      <w:r>
        <w:rPr>
          <w:color w:val="000000"/>
        </w:rPr>
        <w:t xml:space="preserve"> had ranges ~199 m</w:t>
      </w:r>
      <w:del w:id="221" w:author="Unknown Author" w:date="2026-10-11T11:43:45Z">
        <w:r>
          <w:rPr>
            <w:color w:val="000000"/>
          </w:rPr>
          <w:delText>. The nugget (Co) was small for all soil properties (&lt;1.5)</w:delText>
        </w:r>
      </w:del>
      <w:r>
        <w:rPr>
          <w:color w:val="000000"/>
        </w:rPr>
        <w:t>. A few of the soil properties presented a pattern that roughly matches (e.g., Rb) or mirrors (e.g., Ca, Sr) the overall topography of the site with a gradation between the highest point in the south-west corner towards the lowest points in the north-east (</w:t>
      </w:r>
      <w:r>
        <w:rPr>
          <w:rStyle w:val="Hyperlink"/>
          <w:color w:val="000000"/>
        </w:rPr>
        <w:t>Figure 2</w:t>
      </w:r>
      <w:r>
        <w:rPr>
          <w:color w:val="000000"/>
        </w:rPr>
        <w:t xml:space="preserve">). Other properties appear to have more localized high and low concentrations/values (e.g., </w:t>
      </w:r>
      <w:r>
        <w:rPr>
          <w:i/>
          <w:iCs/>
          <w:color w:val="000000"/>
        </w:rPr>
        <w:t>c*</w:t>
      </w:r>
      <w:r>
        <w:rPr>
          <w:color w:val="000000"/>
        </w:rPr>
        <w:t xml:space="preserve">, </w:t>
      </w:r>
      <w:r>
        <w:rPr>
          <w:i/>
          <w:iCs/>
          <w:color w:val="000000"/>
        </w:rPr>
        <w:t>h*</w:t>
      </w:r>
      <w:r>
        <w:rPr>
          <w:color w:val="000000"/>
        </w:rPr>
        <w:t xml:space="preserve">). </w:t>
      </w:r>
      <w:ins w:id="222" w:author="Unknown Author" w:date="2026-10-11T10:45:54Z">
        <w:r>
          <w:rPr/>
          <w:t xml:space="preserve">Cross-validation indicated that interpolation performance at this site ranged from very good (R² = 1.0) to poor (R² = 0.1), with 8 of the 15 properties achieving R² ≥ 0.5. </w:t>
        </w:r>
      </w:ins>
      <w:r>
        <w:rPr>
          <w:color w:val="000000"/>
        </w:rPr>
        <w:t xml:space="preserve">Within the forested site nine properties showed spatial dependence (moderate to strong) with ranges 176–298 m; Fe, Rb and colour </w:t>
      </w:r>
      <w:r>
        <w:rPr>
          <w:i/>
          <w:iCs/>
          <w:color w:val="000000"/>
        </w:rPr>
        <w:t>a*</w:t>
      </w:r>
      <w:r>
        <w:rPr>
          <w:color w:val="000000"/>
        </w:rPr>
        <w:t xml:space="preserve">, </w:t>
      </w:r>
      <w:r>
        <w:rPr>
          <w:i/>
          <w:iCs/>
          <w:color w:val="000000"/>
        </w:rPr>
        <w:t>b*</w:t>
      </w:r>
      <w:r>
        <w:rPr>
          <w:color w:val="000000"/>
        </w:rPr>
        <w:t xml:space="preserve">, </w:t>
      </w:r>
      <w:r>
        <w:rPr>
          <w:i/>
          <w:iCs/>
          <w:color w:val="000000"/>
        </w:rPr>
        <w:t>c*</w:t>
      </w:r>
      <w:r>
        <w:rPr>
          <w:color w:val="000000"/>
        </w:rPr>
        <w:t xml:space="preserve">, </w:t>
      </w:r>
      <w:r>
        <w:rPr>
          <w:i/>
          <w:iCs/>
          <w:color w:val="000000"/>
        </w:rPr>
        <w:t>x</w:t>
      </w:r>
      <w:r>
        <w:rPr>
          <w:color w:val="000000"/>
        </w:rPr>
        <w:t xml:space="preserve"> lacked detectable autocorrelation, consistent with more complex depositional/topographic features found at this site (</w:t>
      </w:r>
      <w:r>
        <w:rPr>
          <w:rStyle w:val="Hyperlink"/>
          <w:color w:val="000000"/>
        </w:rPr>
        <w:t>Table 3</w:t>
      </w:r>
      <w:r>
        <w:rPr>
          <w:color w:val="000000"/>
        </w:rPr>
        <w:t>). This complexity also resulted in poorer spatial interpolation performance compared to the agricultural site</w:t>
      </w:r>
      <w:ins w:id="223" w:author="Unknown Author" w:date="2026-10-11T10:46:40Z">
        <w:r>
          <w:rPr/>
          <w:t>, with R² ranging only from moderate (0.4) to poor (0.1).</w:t>
        </w:r>
      </w:ins>
      <w:del w:id="224" w:author="Unknown Author" w:date="2026-10-11T10:49:13Z">
        <w:r>
          <w:rPr>
            <w:color w:val="000000"/>
          </w:rPr>
          <w:delText>.</w:delText>
        </w:r>
      </w:del>
      <w:r>
        <w:rPr>
          <w:color w:val="000000"/>
        </w:rPr>
        <w:t xml:space="preserve"> </w:t>
      </w:r>
      <w:del w:id="225" w:author="Unknown Author" w:date="2026-10-11T11:43:36Z">
        <w:r>
          <w:rPr>
            <w:color w:val="000000"/>
          </w:rPr>
          <w:delText xml:space="preserve">The nugget (Co) was generally small for most soil properties (&lt;2) with the exception of La and Ni. </w:delText>
        </w:r>
      </w:del>
      <w:r>
        <w:rPr>
          <w:color w:val="000000"/>
        </w:rPr>
        <w:t>Overall, the influence of the channel and floodplain environment can be seen in the pattern of the nine soil properties (</w:t>
      </w:r>
      <w:r>
        <w:rPr>
          <w:rStyle w:val="Hyperlink"/>
          <w:color w:val="000000"/>
        </w:rPr>
        <w:t>Figure 3</w:t>
      </w:r>
      <w:r>
        <w:rPr>
          <w:color w:val="000000"/>
        </w:rPr>
        <w:t>).</w:t>
      </w:r>
    </w:p>
    <w:p>
      <w:pPr>
        <w:pStyle w:val="FirstParagraph"/>
        <w:rPr/>
      </w:pPr>
      <w:r>
        <w:rPr>
          <w:color w:val="000000"/>
        </w:rPr>
        <w:t xml:space="preserve">With the exception of </w:t>
      </w:r>
      <w:r>
        <w:rPr>
          <w:i/>
          <w:iCs/>
          <w:color w:val="000000"/>
        </w:rPr>
        <w:t>h*</w:t>
      </w:r>
      <w:r>
        <w:rPr>
          <w:color w:val="000000"/>
        </w:rPr>
        <w:t xml:space="preserve"> all the soil properties measured at the agricultural site were significantly (p &lt; 0.05) correlated with the elevation and the wetness index (</w:t>
      </w:r>
      <w:r>
        <w:rPr>
          <w:rStyle w:val="Hyperlink"/>
          <w:color w:val="000000"/>
        </w:rPr>
        <w:t>Table 4</w:t>
      </w:r>
      <w:r>
        <w:rPr>
          <w:color w:val="000000"/>
        </w:rPr>
        <w:t xml:space="preserve">). A few soil properties (Li, Ni, Sr, </w:t>
      </w:r>
      <w:r>
        <w:rPr>
          <w:i/>
          <w:iCs/>
          <w:color w:val="000000"/>
        </w:rPr>
        <w:t>a*</w:t>
      </w:r>
      <w:r>
        <w:rPr>
          <w:color w:val="000000"/>
        </w:rPr>
        <w:t xml:space="preserve"> and </w:t>
      </w:r>
      <w:r>
        <w:rPr>
          <w:i/>
          <w:iCs/>
          <w:color w:val="000000"/>
        </w:rPr>
        <w:t>x*</w:t>
      </w:r>
      <w:r>
        <w:rPr>
          <w:color w:val="000000"/>
        </w:rPr>
        <w:t>) were correlated to relative slope position and vertical distance to the channel, and there was little to no correlation with catchment area and curvature attributes. Overall, there was little correlation between soil properties and terrain attributes at the forested site (</w:t>
      </w:r>
      <w:r>
        <w:rPr>
          <w:rStyle w:val="Hyperlink"/>
          <w:color w:val="000000"/>
        </w:rPr>
        <w:t>Table 4</w:t>
      </w:r>
      <w:r>
        <w:rPr>
          <w:color w:val="000000"/>
        </w:rPr>
        <w:t xml:space="preserve">). </w:t>
      </w:r>
    </w:p>
    <w:p>
      <w:pPr>
        <w:pStyle w:val="BodyText"/>
        <w:rPr/>
      </w:pPr>
      <w:r>
        <w:rPr>
          <w:color w:val="000000"/>
        </w:rPr>
        <w:t>No multicollinearity among the terrain attributes at either site was detected and all seven attributes were retained for all analysis. The mtry parameter selected for each model varied with most using a value of four. The RF regression model showed variable explanatory power and performance across soil properties and sites (</w:t>
      </w:r>
      <w:r>
        <w:rPr>
          <w:rStyle w:val="Hyperlink"/>
          <w:color w:val="000000"/>
        </w:rPr>
        <w:t>Table 5</w:t>
      </w:r>
      <w:r>
        <w:rPr>
          <w:color w:val="000000"/>
        </w:rPr>
        <w:t>). For the agriculture site, the model explained a low to moderate proportion of variance, ranging from 17.2% (Nb) to 76.1% (Rb). Interestingly, the RF analysis for Li yielded a negative percentage of variation explained, suggesting that the mean value provided a better predictor. Testing the model showed moderately good to poor performance with r</w:t>
      </w:r>
      <w:r>
        <w:rPr>
          <w:color w:val="000000"/>
          <w:vertAlign w:val="superscript"/>
        </w:rPr>
        <w:t>2</w:t>
      </w:r>
      <w:r>
        <w:rPr>
          <w:color w:val="000000"/>
        </w:rPr>
        <w:t xml:space="preserve"> values ranging from 0.01 (Fe) to 0.85 (Rb, Sr). The variable importance stability for the top three predictors was high (</w:t>
      </w:r>
      <w:r>
        <w:rPr>
          <w:rStyle w:val="Hyperlink"/>
          <w:color w:val="000000"/>
        </w:rPr>
        <w:t>Table 5</w:t>
      </w:r>
      <w:r>
        <w:rPr>
          <w:color w:val="000000"/>
        </w:rPr>
        <w:t>), indicating a consistent ranking across model runs. The SAGA Wetness Index and elevation were generally the most important terrain attributes in the model with profile and plan curvature as the least important terrain attributes (</w:t>
      </w:r>
      <w:r>
        <w:rPr>
          <w:rStyle w:val="Hyperlink"/>
          <w:color w:val="000000"/>
        </w:rPr>
        <w:t>Figure 4</w:t>
      </w:r>
      <w:r>
        <w:rPr>
          <w:color w:val="000000"/>
        </w:rPr>
        <w:t xml:space="preserve">). Additional details on variable importance are provided in </w:t>
      </w:r>
      <w:r>
        <w:rPr>
          <w:rStyle w:val="Hyperlink"/>
          <w:color w:val="000000"/>
        </w:rPr>
        <w:t>Figures S1</w:t>
      </w:r>
      <w:r>
        <w:rPr>
          <w:color w:val="000000"/>
        </w:rPr>
        <w:t xml:space="preserve"> and S2.</w:t>
      </w:r>
    </w:p>
    <w:p>
      <w:pPr>
        <w:pStyle w:val="BodyText"/>
        <w:rPr/>
      </w:pPr>
      <w:r>
        <w:rPr>
          <w:color w:val="000000"/>
        </w:rPr>
        <w:t>Overall, the RF regression analysis at the forested site demonstrated poor explanatory power and low performance (</w:t>
      </w:r>
      <w:r>
        <w:rPr>
          <w:rStyle w:val="Hyperlink"/>
          <w:color w:val="000000"/>
        </w:rPr>
        <w:t>Table 5</w:t>
      </w:r>
      <w:r>
        <w:rPr>
          <w:color w:val="000000"/>
        </w:rPr>
        <w:t>). The RF models for Ca, Nb, and Sr explained a moderate proportion of variance. Similar to Li at the agricultural site, all other soil properties demonstrated that the average value was a better predictor. Model performance was also poor with all r</w:t>
      </w:r>
      <w:r>
        <w:rPr>
          <w:color w:val="000000"/>
          <w:vertAlign w:val="superscript"/>
        </w:rPr>
        <w:t>2</w:t>
      </w:r>
      <w:r>
        <w:rPr>
          <w:color w:val="000000"/>
        </w:rPr>
        <w:t xml:space="preserve"> values below 0.2. The variable importance stability for the top three predictors was moderate (</w:t>
      </w:r>
      <w:r>
        <w:rPr>
          <w:rStyle w:val="Hyperlink"/>
          <w:color w:val="000000"/>
        </w:rPr>
        <w:t>Table 5</w:t>
      </w:r>
      <w:r>
        <w:rPr>
          <w:color w:val="000000"/>
        </w:rPr>
        <w:t>), indicating a reasonable consistent ranking across model runs. The importance ranking varied considerably between soil properties; however, the vertical distance to channel and elevations were generally the most important terrain attributes in the model (</w:t>
      </w:r>
      <w:r>
        <w:rPr>
          <w:rStyle w:val="Hyperlink"/>
          <w:color w:val="000000"/>
        </w:rPr>
        <w:t>Figure 4</w:t>
      </w:r>
      <w:r>
        <w:rPr>
          <w:color w:val="000000"/>
        </w:rPr>
        <w:t xml:space="preserve">).   </w:t>
      </w:r>
    </w:p>
    <w:p>
      <w:pPr>
        <w:pStyle w:val="BodyText"/>
        <w:rPr/>
      </w:pPr>
      <w:r>
        <w:rPr>
          <w:color w:val="000000"/>
        </w:rPr>
        <w:t xml:space="preserve">Unsupervised random forest regression and hierarchical clustering were used to classify sites. At the agricultural site, </w:t>
      </w:r>
      <w:ins w:id="226" w:author="Unknown Author" w:date="2026-10-11T18:26:27Z">
        <w:r>
          <w:rPr>
            <w:color w:val="000000"/>
          </w:rPr>
          <w:t xml:space="preserve">using using Ward's method </w:t>
        </w:r>
      </w:ins>
      <w:ins w:id="227" w:author="Unknown Author" w:date="2026-10-11T18:21:49Z">
        <w:r>
          <w:rPr>
            <w:color w:val="000000"/>
          </w:rPr>
          <w:t xml:space="preserve">the elbow method failed to produce a optimal number of clusters as there was no bend/elbow in the relationship between the within-cluster sum of squares and the number of clusters (Figure S3). Splitting the data into </w:t>
        </w:r>
      </w:ins>
      <w:r>
        <w:rPr>
          <w:color w:val="000000"/>
        </w:rPr>
        <w:t xml:space="preserve">two clusters </w:t>
      </w:r>
      <w:del w:id="228" w:author="Unknown Author" w:date="2026-10-11T18:27:12Z">
        <w:r>
          <w:rPr>
            <w:color w:val="000000"/>
          </w:rPr>
          <w:delText>were identified</w:delText>
        </w:r>
      </w:del>
      <w:del w:id="229" w:author="Unknown Author" w:date="2026-10-11T18:25:59Z">
        <w:r>
          <w:rPr>
            <w:color w:val="000000"/>
          </w:rPr>
          <w:delText xml:space="preserve"> using Ward's method</w:delText>
        </w:r>
      </w:del>
      <w:ins w:id="230" w:author="Unknown Author" w:date="2026-10-11T18:27:12Z">
        <w:r>
          <w:rPr>
            <w:color w:val="000000"/>
          </w:rPr>
          <w:t>provided the most cohorent map</w:t>
        </w:r>
      </w:ins>
      <w:ins w:id="231" w:author="Unknown Author" w:date="2026-10-11T18:29:02Z">
        <w:r>
          <w:rPr>
            <w:color w:val="000000"/>
          </w:rPr>
          <w:t xml:space="preserve"> where it was able to identify an observed landscape feature, an areas where water accumulates in the field and is routed toward the adjacent ditch</w:t>
        </w:r>
      </w:ins>
      <w:ins w:id="232" w:author="Unknown Author" w:date="2026-10-11T18:32:35Z">
        <w:r>
          <w:rPr>
            <w:color w:val="000000"/>
          </w:rPr>
          <w:t xml:space="preserve"> (Figure 5)</w:t>
        </w:r>
      </w:ins>
      <w:r>
        <w:rPr>
          <w:color w:val="000000"/>
        </w:rPr>
        <w:t xml:space="preserve">. At the forested site, </w:t>
      </w:r>
      <w:ins w:id="233" w:author="Unknown Author" w:date="2026-10-11T18:29:50Z">
        <w:r>
          <w:rPr>
            <w:color w:val="000000"/>
          </w:rPr>
          <w:t xml:space="preserve">using the unweighted pair group method with arithmetic mean (UPGMA) the elbow method clearly </w:t>
        </w:r>
      </w:ins>
      <w:ins w:id="234" w:author="Unknown Author" w:date="2026-10-11T18:29:50Z">
        <w:r>
          <w:rPr>
            <w:rFonts w:eastAsia="Cambria" w:cs="Noto Sans Arabic UI"/>
            <w:color w:val="000000"/>
            <w:kern w:val="0"/>
            <w:sz w:val="24"/>
            <w:szCs w:val="24"/>
            <w:lang w:val="en-US" w:eastAsia="en-US" w:bidi="ar-SA"/>
          </w:rPr>
          <w:t>identify</w:t>
        </w:r>
      </w:ins>
      <w:ins w:id="235" w:author="Unknown Author" w:date="2026-10-11T18:29:50Z">
        <w:r>
          <w:rPr>
            <w:color w:val="000000"/>
          </w:rPr>
          <w:t xml:space="preserve"> </w:t>
        </w:r>
      </w:ins>
      <w:r>
        <w:rPr>
          <w:color w:val="000000"/>
        </w:rPr>
        <w:t xml:space="preserve">three clusters </w:t>
      </w:r>
      <w:ins w:id="236" w:author="Unknown Author" w:date="2026-10-11T18:30:09Z">
        <w:r>
          <w:rPr>
            <w:color w:val="000000"/>
          </w:rPr>
          <w:t xml:space="preserve">as the optimum number (Figure S3). </w:t>
        </w:r>
      </w:ins>
      <w:ins w:id="237" w:author="Unknown Author" w:date="2026-10-11T18:30:09Z">
        <w:r>
          <w:rPr>
            <w:rFonts w:eastAsia="Cambria" w:cs="Noto Sans Arabic UI"/>
            <w:color w:val="000000"/>
            <w:kern w:val="0"/>
            <w:sz w:val="24"/>
            <w:szCs w:val="24"/>
            <w:lang w:val="en-US" w:eastAsia="en-US" w:bidi="ar-SA"/>
          </w:rPr>
          <w:t>H</w:t>
        </w:r>
      </w:ins>
      <w:ins w:id="238" w:author="Unknown Author" w:date="2026-10-11T18:30:09Z">
        <w:r>
          <w:rPr>
            <w:color w:val="000000"/>
          </w:rPr>
          <w:t>ere the pattern is less clear but the clusters seem to distinguish the channel environment, areas adjacent to the channel/depressional areas, and the surrounding upland zones (Figure 5).</w:t>
        </w:r>
      </w:ins>
      <w:del w:id="239" w:author="Unknown Author" w:date="2026-10-11T18:30:49Z">
        <w:r>
          <w:rPr>
            <w:color w:val="000000"/>
          </w:rPr>
          <w:delText>were identified using the unweighted pair group method with arithmetic mean (UPGMA).</w:delText>
        </w:r>
      </w:del>
      <w:del w:id="240" w:author="Unknown Author" w:date="2026-10-11T18:32:18Z">
        <w:r>
          <w:rPr>
            <w:color w:val="000000"/>
          </w:rPr>
          <w:delText xml:space="preserve"> </w:delText>
        </w:r>
      </w:del>
      <w:ins w:id="241" w:author="Unknown Author" w:date="2026-10-11T18:32:19Z">
        <w:r>
          <w:rPr>
            <w:color w:val="000000"/>
          </w:rPr>
          <w:t xml:space="preserve"> </w:t>
        </w:r>
      </w:ins>
      <w:del w:id="242" w:author="Unknown Author" w:date="2026-10-11T18:33:58Z">
        <w:r>
          <w:rPr>
            <w:color w:val="000000"/>
          </w:rPr>
          <w:delText>Although</w:delText>
        </w:r>
      </w:del>
      <w:ins w:id="243" w:author="Unknown Author" w:date="2026-10-11T20:03:31Z">
        <w:r>
          <w:rPr>
            <w:color w:val="000000"/>
          </w:rPr>
          <w:t xml:space="preserve">Cluster-level means and standard deviations of the terrain attributes are reported in Table 6. Most attributes differed among clusters and are generally consistent with their geomorphic interpretation, although profile and plan curvature showed no difference between clusters. </w:t>
        </w:r>
      </w:ins>
      <w:ins w:id="244" w:author="Unknown Author" w:date="2026-10-11T18:33:58Z">
        <w:r>
          <w:rPr>
            <w:color w:val="000000"/>
          </w:rPr>
          <w:t>Overall,</w:t>
        </w:r>
      </w:ins>
      <w:r>
        <w:rPr>
          <w:color w:val="000000"/>
        </w:rPr>
        <w:t xml:space="preserve"> the </w:t>
      </w:r>
      <w:ins w:id="245" w:author="Unknown Author" w:date="2026-10-11T19:09:39Z">
        <w:r>
          <w:rPr>
            <w:color w:val="000000"/>
          </w:rPr>
          <w:t>MDS</w:t>
        </w:r>
      </w:ins>
      <w:del w:id="246" w:author="Unknown Author" w:date="2026-10-11T19:09:38Z">
        <w:r>
          <w:rPr>
            <w:color w:val="000000"/>
          </w:rPr>
          <w:delText xml:space="preserve">principal </w:delText>
        </w:r>
      </w:del>
      <w:del w:id="247" w:author="Unknown Author" w:date="2026-10-11T18:34:20Z">
        <w:r>
          <w:rPr>
            <w:color w:val="000000"/>
          </w:rPr>
          <w:delText>C</w:delText>
        </w:r>
      </w:del>
      <w:del w:id="248" w:author="Unknown Author" w:date="2026-10-11T19:09:37Z">
        <w:r>
          <w:rPr>
            <w:color w:val="000000"/>
          </w:rPr>
          <w:delText xml:space="preserve">omponent </w:delText>
        </w:r>
      </w:del>
      <w:del w:id="249" w:author="Unknown Author" w:date="2026-10-11T18:34:23Z">
        <w:r>
          <w:rPr>
            <w:color w:val="000000"/>
          </w:rPr>
          <w:delText>A</w:delText>
        </w:r>
      </w:del>
      <w:del w:id="250" w:author="Unknown Author" w:date="2026-10-11T19:09:37Z">
        <w:r>
          <w:rPr>
            <w:color w:val="000000"/>
          </w:rPr>
          <w:delText>nalysis</w:delText>
        </w:r>
      </w:del>
      <w:r>
        <w:rPr>
          <w:color w:val="000000"/>
        </w:rPr>
        <w:t xml:space="preserve"> plots showed considerable overlap among clusters at both sites</w:t>
      </w:r>
      <w:del w:id="251" w:author="Unknown Author" w:date="2026-10-11T18:34:09Z">
        <w:r>
          <w:rPr>
            <w:color w:val="000000"/>
          </w:rPr>
          <w:delText>, the resulting maps show some interesting patterns</w:delText>
        </w:r>
      </w:del>
      <w:del w:id="252" w:author="Unknown Author" w:date="2026-10-11T18:32:22Z">
        <w:r>
          <w:rPr>
            <w:color w:val="000000"/>
          </w:rPr>
          <w:delText xml:space="preserve"> (Figure 5)</w:delText>
        </w:r>
      </w:del>
      <w:r>
        <w:rPr>
          <w:color w:val="000000"/>
        </w:rPr>
        <w:t>.</w:t>
      </w:r>
      <w:del w:id="253" w:author="Unknown Author" w:date="2026-10-11T18:28:58Z">
        <w:r>
          <w:rPr>
            <w:color w:val="000000"/>
          </w:rPr>
          <w:delText xml:space="preserve"> At the agricultural site, the classification highlights areas where water accumulates in the field and is routed toward the adjacent ditch.</w:delText>
        </w:r>
      </w:del>
      <w:del w:id="254" w:author="Unknown Author" w:date="2026-10-11T18:32:43Z">
        <w:r>
          <w:rPr>
            <w:color w:val="000000"/>
          </w:rPr>
          <w:delText>At the forest site, the pattern is less clear but the clusters seem to distinguish the channel environment, areas adjacent to the channel/depressional areas, and the surrounding upland zones.</w:delText>
        </w:r>
      </w:del>
    </w:p>
    <w:p>
      <w:pPr>
        <w:pStyle w:val="Heading2"/>
        <w:ind w:hanging="0" w:left="0"/>
        <w:rPr/>
      </w:pPr>
      <w:bookmarkStart w:id="16" w:name="discussion"/>
      <w:bookmarkStart w:id="17" w:name="results_Copy_1"/>
      <w:bookmarkEnd w:id="16"/>
      <w:bookmarkEnd w:id="17"/>
      <w:r>
        <w:rPr>
          <w:color w:val="000000"/>
        </w:rPr>
        <w:t>4 Discussion</w:t>
      </w:r>
    </w:p>
    <w:p>
      <w:pPr>
        <w:pStyle w:val="Heading3"/>
        <w:ind w:hanging="0" w:left="0"/>
        <w:rPr>
          <w:ins w:id="257" w:author="Unknown Author" w:date="2026-10-11T13:40:33Z"/>
          <w:color w:val="000000"/>
        </w:rPr>
      </w:pPr>
      <w:bookmarkStart w:id="18" w:name="variability-of-soil-properties"/>
      <w:bookmarkEnd w:id="18"/>
      <w:r>
        <w:rPr>
          <w:color w:val="000000"/>
        </w:rPr>
        <w:t xml:space="preserve">4.1 </w:t>
      </w:r>
      <w:del w:id="255" w:author="Unknown Author" w:date="2026-10-11T13:40:32Z">
        <w:r>
          <w:rPr>
            <w:color w:val="000000"/>
          </w:rPr>
          <w:delText>Variability of soil properties</w:delText>
        </w:r>
      </w:del>
      <w:ins w:id="256" w:author="Unknown Author" w:date="2026-10-11T13:40:33Z">
        <w:r>
          <w:rPr>
            <w:rFonts w:ascii="Cambria" w:hAnsi="Cambria"/>
            <w:color w:val="000000"/>
            <w:sz w:val="24"/>
            <w:szCs w:val="24"/>
          </w:rPr>
          <w:t>Spatial variability of soil properties</w:t>
        </w:r>
      </w:ins>
    </w:p>
    <w:p>
      <w:pPr>
        <w:pStyle w:val="FirstParagraph"/>
        <w:rPr>
          <w:del w:id="259" w:author="Unknown Author" w:date="2026-10-11T13:40:34Z"/>
          <w:color w:val="000000"/>
        </w:rPr>
      </w:pPr>
      <w:del w:id="258" w:author="Unknown Author" w:date="2026-10-11T13:40:34Z">
        <w:r>
          <w:rPr>
            <w:color w:val="000000"/>
          </w:rPr>
        </w:r>
      </w:del>
    </w:p>
    <w:p>
      <w:pPr>
        <w:pStyle w:val="FirstParagraph"/>
        <w:rPr>
          <w:ins w:id="274" w:author="Unknown Author" w:date="2026-10-11T13:11:02Z"/>
        </w:rPr>
      </w:pPr>
      <w:ins w:id="260" w:author="Unknown Author" w:date="2026-10-11T13:11:02Z">
        <w:r>
          <w:rPr>
            <w:color w:val="000000"/>
          </w:rPr>
          <w:t xml:space="preserve">Within-source variability affects both the extent to which sources can be differentiated and the uncertainty associated with the source apportionment results. </w:t>
        </w:r>
      </w:ins>
      <w:ins w:id="261" w:author="Unknown Author" w:date="2026-10-11T13:32:17Z">
        <w:r>
          <w:rPr/>
          <w:t>The symmetry and variability of the data distributions differ</w:t>
        </w:r>
      </w:ins>
      <w:ins w:id="262" w:author="Unknown Author" w:date="2026-10-11T13:11:02Z">
        <w:r>
          <w:rPr/>
          <w:t xml:space="preserve"> between the colour coefficients and the geochemical concentrations. Soil colour coefficients (</w:t>
        </w:r>
      </w:ins>
      <w:ins w:id="263" w:author="Unknown Author" w:date="2026-10-11T13:11:02Z">
        <w:r>
          <w:rPr>
            <w:i/>
            <w:iCs/>
          </w:rPr>
          <w:t>a</w:t>
        </w:r>
      </w:ins>
      <w:ins w:id="264" w:author="Unknown Author" w:date="2026-10-11T13:11:02Z">
        <w:r>
          <w:rPr/>
          <w:t xml:space="preserve">*, </w:t>
        </w:r>
      </w:ins>
      <w:ins w:id="265" w:author="Unknown Author" w:date="2026-10-11T13:11:02Z">
        <w:r>
          <w:rPr>
            <w:i/>
            <w:iCs/>
          </w:rPr>
          <w:t>b</w:t>
        </w:r>
      </w:ins>
      <w:ins w:id="266" w:author="Unknown Author" w:date="2026-10-11T13:11:02Z">
        <w:r>
          <w:rPr/>
          <w:t xml:space="preserve">*, </w:t>
        </w:r>
      </w:ins>
      <w:ins w:id="267" w:author="Unknown Author" w:date="2026-10-11T13:11:02Z">
        <w:r>
          <w:rPr>
            <w:i/>
            <w:iCs/>
          </w:rPr>
          <w:t>c</w:t>
        </w:r>
      </w:ins>
      <w:ins w:id="268" w:author="Unknown Author" w:date="2026-10-11T13:11:02Z">
        <w:r>
          <w:rPr/>
          <w:t xml:space="preserve">*, </w:t>
        </w:r>
      </w:ins>
      <w:ins w:id="269" w:author="Unknown Author" w:date="2026-10-11T13:11:02Z">
        <w:r>
          <w:rPr>
            <w:i/>
            <w:iCs/>
          </w:rPr>
          <w:t>h</w:t>
        </w:r>
      </w:ins>
      <w:ins w:id="270" w:author="Unknown Author" w:date="2026-10-11T13:11:02Z">
        <w:r>
          <w:rPr/>
          <w:t xml:space="preserve">*, </w:t>
        </w:r>
      </w:ins>
      <w:ins w:id="271" w:author="Unknown Author" w:date="2026-10-11T13:11:02Z">
        <w:r>
          <w:rPr>
            <w:i/>
            <w:iCs/>
          </w:rPr>
          <w:t>x</w:t>
        </w:r>
      </w:ins>
      <w:ins w:id="272" w:author="Unknown Author" w:date="2026-10-11T13:11:02Z">
        <w:r>
          <w:rPr/>
          <w:t xml:space="preserve">) </w:t>
        </w:r>
      </w:ins>
      <w:ins w:id="273" w:author="Unknown Author" w:date="2026-10-11T13:14:27Z">
        <w:r>
          <w:rPr/>
          <w:t>exhibited near-normal distributions with low coefficients of variation (Table 1), which reduces the variance contributed by each source and satisfies the normality assumption commonly required by mixing models without the need for transformation. These results are also consistent with the low CVs reported for soil hue and value in the Munsell system (Pennock et al., 2008).</w:t>
        </w:r>
      </w:ins>
    </w:p>
    <w:p>
      <w:pPr>
        <w:pStyle w:val="BodyText"/>
        <w:rPr>
          <w:del w:id="307" w:author="Unknown Author" w:date="2026-10-11T13:38:21Z"/>
        </w:rPr>
      </w:pPr>
      <w:ins w:id="275" w:author="Unknown Author" w:date="2026-10-11T13:35:45Z">
        <w:r>
          <w:rPr/>
          <w:t xml:space="preserve">The geochemical properties exhibited greater variability and skewness than the colour coefficients despite removal of the sand fraction (&gt;63 </w:t>
        </w:r>
      </w:ins>
      <w:ins w:id="276" w:author="Unknown Author" w:date="2026-10-11T13:35:45Z">
        <w:r>
          <w:rPr>
            <w:rFonts w:ascii="Times New Roman" w:hAnsi="Times New Roman"/>
          </w:rPr>
          <w:t>μm</w:t>
        </w:r>
      </w:ins>
      <w:ins w:id="277" w:author="Unknown Author" w:date="2026-10-11T13:35:45Z">
        <w:r>
          <w:rPr/>
          <w:t xml:space="preserve">), </w:t>
        </w:r>
      </w:ins>
      <w:ins w:id="278" w:author="Unknown Author" w:date="2026-10-11T13:54:57Z">
        <w:r>
          <w:rPr/>
          <w:t>a standard practice that reduces grain-size effects, and the resulting variability was likely lower than in bulk soil</w:t>
        </w:r>
      </w:ins>
      <w:ins w:id="279" w:author="Unknown Author" w:date="2026-10-11T13:35:45Z">
        <w:r>
          <w:rPr/>
          <w:t>. Positively skewed distributions are common in soil geochemistry, reflecting the zero-bounded nature of the data and the influence of localized hot spots of soil processes (Vidon et al., 2010). The within-source variability differed between the two sites, with the forested site showing the greatest variability, which is attributed to its more complex topography and geomorphic setting. The floodplain within this site likely accumulates shale-rich material derived from the Manitoba Escarpment, which is enriched in trace metals (Nicolas and Bamburak, 2011), producing a zone of elevated concentrations relative to upland areas (Figure 3) and likely a source of the positive skew. The forested site also had a higher and more variable soil organic matter content (x̄ = 11.6 %, CV = 51.9 %) than the agricultural site (x̄ = 8.5 %, CV = 16.1 %). As with grain size, organic matter can influence the concentration of many major and trace elements (Horowitz, 1991). Together, these results indicate that land use and landscape complexity drive soil property variability.</w:t>
        </w:r>
      </w:ins>
      <w:del w:id="280" w:author="Unknown Author" w:date="2026-10-11T13:38:21Z">
        <w:r>
          <w:rPr/>
          <w:delText>Variability in soil geochemical properties has been studied at a range of scales including continental (</w:delText>
        </w:r>
      </w:del>
      <w:del w:id="281" w:author="Unknown Author" w:date="2026-10-11T13:38:21Z">
        <w:r>
          <w:rPr>
            <w:rStyle w:val="Hyperlink"/>
            <w:color w:val="000000"/>
          </w:rPr>
          <w:delText>Drew et al., 2010</w:delText>
        </w:r>
      </w:del>
      <w:del w:id="282" w:author="Unknown Author" w:date="2026-10-11T13:38:21Z">
        <w:r>
          <w:rPr/>
          <w:delText>), regional (</w:delText>
        </w:r>
      </w:del>
      <w:del w:id="283" w:author="Unknown Author" w:date="2026-10-11T13:38:21Z">
        <w:r>
          <w:rPr>
            <w:rStyle w:val="Hyperlink"/>
            <w:color w:val="000000"/>
          </w:rPr>
          <w:delText>Rattenbury et al., 2018</w:delText>
        </w:r>
      </w:del>
      <w:del w:id="284" w:author="Unknown Author" w:date="2026-10-11T13:38:21Z">
        <w:r>
          <w:rPr/>
          <w:delText>), watershed (</w:delText>
        </w:r>
      </w:del>
      <w:del w:id="285" w:author="Unknown Author" w:date="2026-10-11T13:38:21Z">
        <w:r>
          <w:rPr>
            <w:rStyle w:val="Hyperlink"/>
            <w:color w:val="000000"/>
          </w:rPr>
          <w:delText>Nanos and Rodríguez Martín, 2012</w:delText>
        </w:r>
      </w:del>
      <w:del w:id="286" w:author="Unknown Author" w:date="2026-10-11T13:38:21Z">
        <w:r>
          <w:rPr/>
          <w:delText>), hillslope/catena, and farm field (</w:delText>
        </w:r>
      </w:del>
      <w:del w:id="287" w:author="Unknown Author" w:date="2026-10-11T13:38:21Z">
        <w:r>
          <w:rPr>
            <w:rStyle w:val="Hyperlink"/>
            <w:color w:val="000000"/>
          </w:rPr>
          <w:delText>Sun et al., 2021b</w:delText>
        </w:r>
      </w:del>
      <w:del w:id="288" w:author="Unknown Author" w:date="2026-10-11T13:38:21Z">
        <w:r>
          <w:rPr/>
          <w:delText>). The objectives of these studies included addressing issues of pollution/contamination, providing benchmark/baseline information, investigating pedological and weathering properties and processes, and soil surveying and mapping (</w:delText>
        </w:r>
      </w:del>
      <w:del w:id="289" w:author="Unknown Author" w:date="2026-10-11T13:38:21Z">
        <w:r>
          <w:rPr>
            <w:rStyle w:val="Hyperlink"/>
            <w:color w:val="000000"/>
          </w:rPr>
          <w:delText>Wilson et al., 2008</w:delText>
        </w:r>
      </w:del>
      <w:del w:id="290" w:author="Unknown Author" w:date="2026-10-11T13:38:21Z">
        <w:r>
          <w:rPr/>
          <w:delText xml:space="preserve">). Variability in soil colour, typically using the Munsell colour system, is a commonly reported diagnostic feature used in soil classification and ranges in spatial scales from reconnaissance to detailed soil surveys and maps. For sediment fingerprinting studies, these types of studies are often too site-specific or focus on a smaller subset of soil properties to effectively guide sample design to ensure the desired confidence is met characterizing sources of sediment. Data distributions in soil science commonly exhibit a positively skewed distribution. This is likely due to several factors including that data of this nature are a semi-bounded distribution, with a lower bound of zero and no upper bound. Hot spots of soil processes, local variations in soil forming factors, and soil/land management practices can also lead to more extreme values (e.g., </w:delText>
        </w:r>
      </w:del>
      <w:del w:id="291" w:author="Unknown Author" w:date="2026-10-11T13:38:21Z">
        <w:r>
          <w:rPr>
            <w:rStyle w:val="Hyperlink"/>
            <w:color w:val="000000"/>
          </w:rPr>
          <w:delText>Vidon et al., 2010</w:delText>
        </w:r>
      </w:del>
      <w:del w:id="292" w:author="Unknown Author" w:date="2026-10-11T13:38:21Z">
        <w:r>
          <w:rPr/>
          <w:delText>). In many cases the cumulative effects of these processes, factors, and practices are multiplicative (i.e., interact) and not linearly additive, resulting in a skewed data distribution. Lastly, the distribution of data will also be a product of the scale of observation, number of samples, and sampling design. Soil colour properties exhibited a near-normal distribution with a low CV which is consistent with claims that soil hue and value (Munsell colour system) have a low CV (</w:delText>
        </w:r>
      </w:del>
      <w:del w:id="293" w:author="Unknown Author" w:date="2026-10-11T13:38:21Z">
        <w:r>
          <w:rPr>
            <w:rStyle w:val="Hyperlink"/>
            <w:color w:val="000000"/>
          </w:rPr>
          <w:delText>Pennock et al., 2008</w:delText>
        </w:r>
      </w:del>
      <w:del w:id="294" w:author="Unknown Author" w:date="2026-10-11T13:38:21Z">
        <w:r>
          <w:rPr/>
          <w:delText>). These data distribution properties are ideal for statistical and environmental modeling as it typically meets the model assumptions without requiring transformations. Soil colour coefficients (</w:delText>
        </w:r>
      </w:del>
      <w:del w:id="295" w:author="Unknown Author" w:date="2026-10-11T13:38:21Z">
        <w:r>
          <w:rPr>
            <w:i/>
            <w:iCs/>
          </w:rPr>
          <w:delText>a*</w:delText>
        </w:r>
      </w:del>
      <w:del w:id="296" w:author="Unknown Author" w:date="2026-10-11T13:38:21Z">
        <w:r>
          <w:rPr/>
          <w:delText xml:space="preserve">, </w:delText>
        </w:r>
      </w:del>
      <w:del w:id="297" w:author="Unknown Author" w:date="2026-10-11T13:38:21Z">
        <w:r>
          <w:rPr>
            <w:i/>
            <w:iCs/>
          </w:rPr>
          <w:delText>b*</w:delText>
        </w:r>
      </w:del>
      <w:del w:id="298" w:author="Unknown Author" w:date="2026-10-11T13:38:21Z">
        <w:r>
          <w:rPr/>
          <w:delText xml:space="preserve">, </w:delText>
        </w:r>
      </w:del>
      <w:del w:id="299" w:author="Unknown Author" w:date="2026-10-11T13:38:21Z">
        <w:r>
          <w:rPr>
            <w:i/>
            <w:iCs/>
          </w:rPr>
          <w:delText>c*</w:delText>
        </w:r>
      </w:del>
      <w:del w:id="300" w:author="Unknown Author" w:date="2026-10-11T13:38:21Z">
        <w:r>
          <w:rPr/>
          <w:delText xml:space="preserve">, </w:delText>
        </w:r>
      </w:del>
      <w:del w:id="301" w:author="Unknown Author" w:date="2026-10-11T13:38:21Z">
        <w:r>
          <w:rPr>
            <w:i/>
            <w:iCs/>
          </w:rPr>
          <w:delText>h*</w:delText>
        </w:r>
      </w:del>
      <w:del w:id="302" w:author="Unknown Author" w:date="2026-10-11T13:38:21Z">
        <w:r>
          <w:rPr/>
          <w:delText xml:space="preserve">, </w:delText>
        </w:r>
      </w:del>
      <w:del w:id="303" w:author="Unknown Author" w:date="2026-10-11T13:38:21Z">
        <w:r>
          <w:rPr>
            <w:i/>
            <w:iCs/>
          </w:rPr>
          <w:delText>x</w:delText>
        </w:r>
      </w:del>
      <w:del w:id="304" w:author="Unknown Author" w:date="2026-10-11T13:38:21Z">
        <w:r>
          <w:rPr/>
          <w:delText>) showed near-normal distributions and low CVs (</w:delText>
        </w:r>
      </w:del>
      <w:del w:id="305" w:author="Unknown Author" w:date="2026-10-11T13:38:21Z">
        <w:r>
          <w:rPr>
            <w:rStyle w:val="Hyperlink"/>
            <w:color w:val="000000"/>
          </w:rPr>
          <w:delText>Table 1</w:delText>
        </w:r>
      </w:del>
      <w:del w:id="306" w:author="Unknown Author" w:date="2026-10-11T13:38:21Z">
        <w:r>
          <w:rPr/>
          <w:delText>), supporting their suitability for mixing models that assume normality and require low within-source variability.</w:delText>
        </w:r>
      </w:del>
    </w:p>
    <w:p>
      <w:pPr>
        <w:pStyle w:val="BodyText"/>
        <w:widowControl/>
        <w:suppressAutoHyphens w:val="true"/>
        <w:bidi w:val="0"/>
        <w:spacing w:lineRule="auto" w:line="480" w:before="180" w:after="180"/>
        <w:jc w:val="left"/>
        <w:rPr>
          <w:del w:id="317" w:author="Unknown Author" w:date="2026-10-11T13:40:39Z"/>
        </w:rPr>
      </w:pPr>
      <w:del w:id="308" w:author="Unknown Author" w:date="2026-10-11T13:38:21Z">
        <w:r>
          <w:rPr>
            <w:color w:val="000000"/>
          </w:rPr>
          <w:delText>The geochemical properties exhibited greater variability and skewness despite removing coarse fraction, reflecting site-specific pedogenic and geomorphic processes and organic matter differences. Trace elements correlate strongly with fine material (&lt;2 μm) due to its high surface area and reactivity (</w:delText>
        </w:r>
      </w:del>
      <w:del w:id="309" w:author="Unknown Author" w:date="2026-10-11T13:38:21Z">
        <w:r>
          <w:rPr>
            <w:rStyle w:val="Hyperlink"/>
            <w:color w:val="000000"/>
          </w:rPr>
          <w:delText>Horowitz, 1991</w:delText>
        </w:r>
      </w:del>
      <w:del w:id="310" w:author="Unknown Author" w:date="2026-10-11T13:38:21Z">
        <w:r>
          <w:rPr>
            <w:color w:val="000000"/>
          </w:rPr>
          <w:delText>). Removing sand-sized material reduced grain-size effects, likely resulting in lower variability than in bulk soil studies (&lt;2 mm). In particular, the forested site exhibited a greater amount of variability which is likely due to the more complex topography and geomorphic setting. The floodplain within the forested site is likely accumulating shale-rich material derived from the Manitoba Escarpment which is enriched in trace metals (</w:delText>
        </w:r>
      </w:del>
      <w:del w:id="311" w:author="Unknown Author" w:date="2026-10-11T13:38:21Z">
        <w:r>
          <w:rPr>
            <w:rStyle w:val="Hyperlink"/>
            <w:color w:val="000000"/>
          </w:rPr>
          <w:delText>Nicolas and Bamburak, 2011</w:delText>
        </w:r>
      </w:del>
      <w:del w:id="312" w:author="Unknown Author" w:date="2026-10-11T13:38:21Z">
        <w:r>
          <w:rPr>
            <w:color w:val="000000"/>
          </w:rPr>
          <w:delText>). This creates a zone of high concentrations relative to upland areas (</w:delText>
        </w:r>
      </w:del>
      <w:del w:id="313" w:author="Unknown Author" w:date="2026-10-11T13:38:21Z">
        <w:r>
          <w:rPr>
            <w:rStyle w:val="Hyperlink"/>
            <w:color w:val="000000"/>
          </w:rPr>
          <w:delText>Figure 3</w:delText>
        </w:r>
      </w:del>
      <w:del w:id="314" w:author="Unknown Author" w:date="2026-10-11T13:38:21Z">
        <w:r>
          <w:rPr>
            <w:color w:val="000000"/>
          </w:rPr>
          <w:delText>). The forested site also had a higher and much more variable soil organic matter content (x̄ = 11.6 %, CV = 51.9 %) as compared to the agricultural site (x̄ = 8.5 %, CV = 16.1 %), which similarly to the grain size distribution, can influence the concentration of many major and trace elements (</w:delText>
        </w:r>
      </w:del>
      <w:del w:id="315" w:author="Unknown Author" w:date="2026-10-11T13:38:21Z">
        <w:r>
          <w:rPr>
            <w:rStyle w:val="Hyperlink"/>
            <w:color w:val="000000"/>
          </w:rPr>
          <w:delText>Horowitz, 1991</w:delText>
        </w:r>
      </w:del>
      <w:del w:id="316" w:author="Unknown Author" w:date="2026-10-11T13:38:21Z">
        <w:r>
          <w:rPr>
            <w:color w:val="000000"/>
          </w:rPr>
          <w:delText>). These results provide evidence that land use and landscape complexity play a role in driving soil property variability that can be considered when developing a strategic sampling design.</w:delText>
        </w:r>
      </w:del>
    </w:p>
    <w:p>
      <w:pPr>
        <w:pStyle w:val="BodyText"/>
        <w:rPr/>
      </w:pPr>
      <w:bookmarkStart w:id="19" w:name="spatial-distribution_Copy_1_Copy_1_Copy_"/>
      <w:bookmarkStart w:id="20" w:name="variability-of-soil-properties_Copy_1_Co"/>
      <w:bookmarkEnd w:id="19"/>
      <w:bookmarkEnd w:id="20"/>
      <w:del w:id="318" w:author="Unknown Author" w:date="2026-10-11T13:40:39Z">
        <w:r>
          <w:rPr>
            <w:color w:val="000000"/>
          </w:rPr>
          <w:delText>4.2 Spatial distribution</w:delText>
        </w:r>
      </w:del>
    </w:p>
    <w:p>
      <w:pPr>
        <w:pStyle w:val="FirstParagraph"/>
        <w:rPr/>
      </w:pPr>
      <w:ins w:id="319" w:author="Unknown Author" w:date="2026-10-11T13:52:12Z">
        <w:r>
          <w:rPr>
            <w:color w:val="000000"/>
          </w:rPr>
          <w:t xml:space="preserve">This variability is spatially structured, and the degree of that structure differs between the two sites. </w:t>
        </w:r>
      </w:ins>
      <w:r>
        <w:rPr>
          <w:color w:val="000000"/>
        </w:rPr>
        <w:t>The difference in the number of soil properties and the magnitude of the spatial auto</w:t>
      </w:r>
      <w:del w:id="320" w:author="Unknown Author" w:date="2026-10-11T13:55:56Z">
        <w:r>
          <w:rPr>
            <w:color w:val="000000"/>
          </w:rPr>
          <w:delText xml:space="preserve"> </w:delText>
        </w:r>
      </w:del>
      <w:r>
        <w:rPr>
          <w:color w:val="000000"/>
        </w:rPr>
        <w:t>correlation between the two sites can be used in designing an effect</w:t>
      </w:r>
      <w:ins w:id="321" w:author="Unknown Author" w:date="2026-10-11T13:56:13Z">
        <w:r>
          <w:rPr>
            <w:color w:val="000000"/>
          </w:rPr>
          <w:t>ive</w:t>
        </w:r>
      </w:ins>
      <w:r>
        <w:rPr>
          <w:color w:val="000000"/>
        </w:rPr>
        <w:t xml:space="preserve"> sampling campaign. The agricultural site, wh</w:t>
      </w:r>
      <w:ins w:id="322" w:author="Unknown Author" w:date="2026-10-11T13:58:05Z">
        <w:r>
          <w:rPr>
            <w:color w:val="000000"/>
          </w:rPr>
          <w:t>ere</w:t>
        </w:r>
      </w:ins>
      <w:del w:id="323" w:author="Unknown Author" w:date="2026-10-11T13:58:04Z">
        <w:r>
          <w:rPr>
            <w:color w:val="000000"/>
          </w:rPr>
          <w:delText xml:space="preserve">ich has a simpler </w:delText>
        </w:r>
      </w:del>
      <w:ins w:id="324" w:author="Unknown Author" w:date="2026-10-11T13:58:05Z">
        <w:r>
          <w:rPr>
            <w:color w:val="000000"/>
          </w:rPr>
          <w:t xml:space="preserve"> the </w:t>
        </w:r>
      </w:ins>
      <w:r>
        <w:rPr>
          <w:color w:val="000000"/>
        </w:rPr>
        <w:t xml:space="preserve">topography </w:t>
      </w:r>
      <w:ins w:id="325" w:author="Unknown Author" w:date="2026-10-11T13:58:08Z">
        <w:r>
          <w:rPr>
            <w:color w:val="000000"/>
          </w:rPr>
          <w:t xml:space="preserve">is simpler </w:t>
        </w:r>
      </w:ins>
      <w:del w:id="326" w:author="Unknown Author" w:date="2026-10-11T13:58:19Z">
        <w:r>
          <w:rPr>
            <w:color w:val="000000"/>
          </w:rPr>
          <w:delText xml:space="preserve">and a higher degree of </w:delText>
        </w:r>
      </w:del>
      <w:r>
        <w:rPr>
          <w:color w:val="000000"/>
        </w:rPr>
        <w:t>spatial autocorrelation</w:t>
      </w:r>
      <w:ins w:id="327" w:author="Unknown Author" w:date="2026-10-11T13:58:23Z">
        <w:r>
          <w:rPr>
            <w:color w:val="000000"/>
          </w:rPr>
          <w:t xml:space="preserve"> is stronger</w:t>
        </w:r>
      </w:ins>
      <w:r>
        <w:rPr>
          <w:color w:val="000000"/>
        </w:rPr>
        <w:t>, grid sampling with spacing on the order of the semivariogram range (∼200–220 m) is adequate for mapping. In contrast,</w:t>
      </w:r>
      <w:del w:id="328" w:author="Unknown Author" w:date="2026-10-11T14:00:14Z">
        <w:r>
          <w:rPr>
            <w:color w:val="000000"/>
          </w:rPr>
          <w:delText xml:space="preserve"> the forested site, which has a more complex geomorphic setting and a lower degree of spatial autocorrelation,</w:delText>
        </w:r>
      </w:del>
      <w:r>
        <w:rPr>
          <w:color w:val="000000"/>
        </w:rPr>
        <w:t xml:space="preserve"> a stratified sampling design is recommended</w:t>
      </w:r>
      <w:ins w:id="329" w:author="Unknown Author" w:date="2026-10-11T14:00:23Z">
        <w:r>
          <w:rPr>
            <w:color w:val="000000"/>
          </w:rPr>
          <w:t xml:space="preserve"> at the forested site, which has a more complex geomorphic setting and a weaker spatial autocorrelation</w:t>
        </w:r>
      </w:ins>
      <w:del w:id="330" w:author="Unknown Author" w:date="2026-10-11T14:00:58Z">
        <w:r>
          <w:rPr>
            <w:color w:val="000000"/>
          </w:rPr>
          <w:delText>. At the forested site</w:delText>
        </w:r>
      </w:del>
      <w:ins w:id="331" w:author="Unknown Author" w:date="2026-10-11T14:00:59Z">
        <w:r>
          <w:rPr>
            <w:color w:val="000000"/>
          </w:rPr>
          <w:t xml:space="preserve"> and</w:t>
        </w:r>
      </w:ins>
      <w:r>
        <w:rPr>
          <w:color w:val="000000"/>
        </w:rPr>
        <w:t xml:space="preserve">, the stratas could include near-stream and hillslope environments (Figure 5). When the spatial distribution of soil properties </w:t>
      </w:r>
      <w:del w:id="332" w:author="Unknown Author" w:date="2026-10-11T13:56:35Z">
        <w:r>
          <w:rPr>
            <w:color w:val="000000"/>
          </w:rPr>
          <w:delText>are</w:delText>
        </w:r>
      </w:del>
      <w:ins w:id="333" w:author="Unknown Author" w:date="2026-10-11T13:56:35Z">
        <w:r>
          <w:rPr>
            <w:color w:val="000000"/>
          </w:rPr>
          <w:t>is</w:t>
        </w:r>
      </w:ins>
      <w:r>
        <w:rPr>
          <w:color w:val="000000"/>
        </w:rPr>
        <w:t xml:space="preserve"> unknown, often the case in fingerprinting studies, it is recommended that sampling include irregularly spaced points (including &lt;100 m) to better resolve short-range structure. This is important for improving variogram modeling and </w:t>
      </w:r>
      <w:del w:id="334" w:author="Unknown Author" w:date="2026-10-11T14:02:09Z">
        <w:r>
          <w:rPr>
            <w:color w:val="000000"/>
          </w:rPr>
          <w:delText>kriging</w:delText>
        </w:r>
      </w:del>
      <w:ins w:id="335" w:author="Unknown Author" w:date="2026-10-11T14:02:09Z">
        <w:r>
          <w:rPr/>
          <w:t>kriging</w:t>
        </w:r>
      </w:ins>
      <w:r>
        <w:rPr>
          <w:color w:val="000000"/>
        </w:rPr>
        <w:t xml:space="preserve"> interpolation (</w:t>
      </w:r>
      <w:r>
        <w:rPr>
          <w:rStyle w:val="Hyperlink"/>
          <w:color w:val="000000"/>
        </w:rPr>
        <w:t>Lark and Marchant, 2018</w:t>
      </w:r>
      <w:r>
        <w:rPr>
          <w:color w:val="000000"/>
        </w:rPr>
        <w:t xml:space="preserve">). Properties lacking spatial autocorrelation at the forest site (Fe, Rb, </w:t>
      </w:r>
      <w:r>
        <w:rPr>
          <w:i/>
          <w:iCs/>
          <w:color w:val="000000"/>
        </w:rPr>
        <w:t>a*</w:t>
      </w:r>
      <w:r>
        <w:rPr>
          <w:color w:val="000000"/>
        </w:rPr>
        <w:t xml:space="preserve">, </w:t>
      </w:r>
      <w:r>
        <w:rPr>
          <w:i/>
          <w:iCs/>
          <w:color w:val="000000"/>
        </w:rPr>
        <w:t>b*</w:t>
      </w:r>
      <w:r>
        <w:rPr>
          <w:color w:val="000000"/>
        </w:rPr>
        <w:t xml:space="preserve">, </w:t>
      </w:r>
      <w:r>
        <w:rPr>
          <w:i/>
          <w:iCs/>
          <w:color w:val="000000"/>
        </w:rPr>
        <w:t>c*</w:t>
      </w:r>
      <w:r>
        <w:rPr>
          <w:color w:val="000000"/>
        </w:rPr>
        <w:t xml:space="preserve">, </w:t>
      </w:r>
      <w:r>
        <w:rPr>
          <w:i/>
          <w:iCs/>
          <w:color w:val="000000"/>
        </w:rPr>
        <w:t>x</w:t>
      </w:r>
      <w:r>
        <w:rPr>
          <w:color w:val="000000"/>
        </w:rPr>
        <w:t>) likely reflect mixed depositional environments and fine-scale heterogeneity that exceed the sampling resolution; acknowledging their behavior is critical when selecting fingerprints.</w:t>
      </w:r>
    </w:p>
    <w:p>
      <w:pPr>
        <w:pStyle w:val="BodyText"/>
        <w:rPr/>
      </w:pPr>
      <w:r>
        <w:rPr>
          <w:color w:val="000000"/>
        </w:rPr>
        <w:t>Mapping the soil properties that have a moderate to high spatial dependence can provide information on underlying soil forming processes and properties. At both sites, to some extent, the patterns appear to reflect the topography of the sites suggesting that geomorphic and hydrologic processes and properties are likely driving the observed patterns. Koiter et al. (</w:t>
      </w:r>
      <w:r>
        <w:rPr>
          <w:rStyle w:val="Hyperlink"/>
          <w:color w:val="000000"/>
        </w:rPr>
        <w:t>2013</w:t>
      </w:r>
      <w:r>
        <w:rPr>
          <w:color w:val="000000"/>
        </w:rPr>
        <w:t xml:space="preserve">) discussed the issues surrounding the use of a statistical only approach to selecting fingerprints and that consideration of how fingerprints have developed improves the robustness of the sediment fingerprinting approach. However, local information on the spatial distribution of geochemical and colour properties at field scales (&lt; 1 km²) is often unavailable, and the processes driving these patterns are also not well documented or studied. When such information does exist, it typically focuses on agronomically important properties (e.g., </w:t>
      </w:r>
      <w:r>
        <w:rPr>
          <w:rStyle w:val="Hyperlink"/>
          <w:color w:val="000000"/>
        </w:rPr>
        <w:t>Mzuku et al., 2005</w:t>
      </w:r>
      <w:r>
        <w:rPr>
          <w:color w:val="000000"/>
        </w:rPr>
        <w:t xml:space="preserve">) or is used for soil classification (e.g., </w:t>
      </w:r>
      <w:r>
        <w:rPr>
          <w:rStyle w:val="Hyperlink"/>
          <w:color w:val="000000"/>
        </w:rPr>
        <w:t>Group, 1998</w:t>
      </w:r>
      <w:r>
        <w:rPr>
          <w:color w:val="000000"/>
        </w:rPr>
        <w:t>). These datasets usually include geochemical properties such as N, P, K, S, Ca, Mg, Na, Fe, and Al. They may also include colour characteristics, such as Munsell hue, value, and chroma, as well as other soil properties like texture, organic matter content, and pH. The lack of information on the wide range of soil properties used in fingerprinting studies means the researchers are relying on other data, most often elevation and geomorphic/topographic features, for informing sampling designs. The results from this study support this approach at the agricultural site where the terrain is less complex.</w:t>
      </w:r>
    </w:p>
    <w:p>
      <w:pPr>
        <w:pStyle w:val="Heading3"/>
        <w:ind w:hanging="0" w:left="0"/>
        <w:rPr/>
      </w:pPr>
      <w:bookmarkStart w:id="21" w:name="spatial-distribution_Copy_1"/>
      <w:bookmarkStart w:id="22" w:name="terrain-attributes-and-soil-properties"/>
      <w:bookmarkEnd w:id="21"/>
      <w:bookmarkEnd w:id="22"/>
      <w:r>
        <w:rPr>
          <w:color w:val="000000"/>
        </w:rPr>
        <w:t>4.</w:t>
      </w:r>
      <w:del w:id="336" w:author="Unknown Author" w:date="2026-10-11T15:03:37Z">
        <w:r>
          <w:rPr>
            <w:color w:val="000000"/>
          </w:rPr>
          <w:delText>3</w:delText>
        </w:r>
      </w:del>
      <w:ins w:id="337" w:author="Unknown Author" w:date="2026-10-11T15:03:38Z">
        <w:r>
          <w:rPr>
            <w:color w:val="000000"/>
          </w:rPr>
          <w:t>2</w:t>
        </w:r>
      </w:ins>
      <w:r>
        <w:rPr>
          <w:color w:val="000000"/>
        </w:rPr>
        <w:t xml:space="preserve"> Terrain attributes and soil properties</w:t>
      </w:r>
    </w:p>
    <w:p>
      <w:pPr>
        <w:pStyle w:val="FirstParagraph"/>
        <w:rPr/>
      </w:pPr>
      <w:r>
        <w:rPr>
          <w:color w:val="000000"/>
        </w:rPr>
        <w:t xml:space="preserve">The correlation analysis identified elevation and wetness as being significantly correlated to most of the fingerprint properties at the agricultural site. Similarly, the RF regression identified elevation, wetness, and relative slope position as important attributes in explaining most of the observed variation in soil geochemical and colour properties. These terrain attributes align with established pedogenic and geomorphic processes, including eluviation–illuviation of Fe and clay, carbonate dissolution and transport, and organic matter accumulation in lower positions, and thereby indirectly influence soil geochemistry and colour. </w:t>
      </w:r>
    </w:p>
    <w:p>
      <w:pPr>
        <w:pStyle w:val="FirstParagraph"/>
        <w:rPr/>
      </w:pPr>
      <w:r>
        <w:rPr>
          <w:color w:val="000000"/>
        </w:rPr>
        <w:t>The results of this study are consistent with the findings of Mashalaba et al. (</w:t>
      </w:r>
      <w:r>
        <w:rPr>
          <w:rStyle w:val="Hyperlink"/>
          <w:color w:val="000000"/>
        </w:rPr>
        <w:t>2020</w:t>
      </w:r>
      <w:r>
        <w:rPr>
          <w:color w:val="000000"/>
        </w:rPr>
        <w:t>) who also found that similar terrain attributes were important in predicting a range of other soil properties including texture, bulk density, and hydaulic conductivity. These attributes likely emerged as the most important factor in explaining the observed variability as they are strongly linked to a range of geomorphic and hydrologic processes and conditions (</w:t>
      </w:r>
      <w:r>
        <w:rPr>
          <w:rStyle w:val="Hyperlink"/>
          <w:color w:val="000000"/>
        </w:rPr>
        <w:t>Libohova et al., 2024</w:t>
      </w:r>
      <w:r>
        <w:rPr>
          <w:color w:val="000000"/>
        </w:rPr>
        <w:t xml:space="preserve">; </w:t>
      </w:r>
      <w:r>
        <w:rPr>
          <w:rStyle w:val="Hyperlink"/>
          <w:color w:val="000000"/>
        </w:rPr>
        <w:t>Mello et al., 2022</w:t>
      </w:r>
      <w:r>
        <w:rPr>
          <w:color w:val="000000"/>
        </w:rPr>
        <w:t>). For example, in eroded landscapes in the Prairie region of Canada, Ca concentrations have been found to be higher in upper slope positions from erosion and subsequent exposure of high-carbonate subsoil (</w:t>
      </w:r>
      <w:r>
        <w:rPr>
          <w:rStyle w:val="Hyperlink"/>
          <w:color w:val="000000"/>
        </w:rPr>
        <w:t>Papiernik et al., 2005</w:t>
      </w:r>
      <w:r>
        <w:rPr>
          <w:color w:val="000000"/>
        </w:rPr>
        <w:t xml:space="preserve">). In contrast, higher Ca concentrations have been noted in lower slope and depressional areas due to higher solubility of many Ca-minerals (e.g., CaCO3) and the subsequent downslope transport in solution and reduced leaching losses in these accumulation zones. </w:t>
      </w:r>
    </w:p>
    <w:p>
      <w:pPr>
        <w:pStyle w:val="FirstParagraph"/>
        <w:rPr/>
      </w:pPr>
      <w:r>
        <w:rPr>
          <w:color w:val="000000"/>
        </w:rPr>
        <w:t>Landscape position can also have a strong influence on pedogenic process; for example, the translocation of Fe and clay down the soil profile is a diagnostic criteriom used in classifying soils (</w:t>
      </w:r>
      <w:r>
        <w:rPr>
          <w:rStyle w:val="Hyperlink"/>
          <w:color w:val="000000"/>
        </w:rPr>
        <w:t>Stonehouse and St. Arnaud, 1971</w:t>
      </w:r>
      <w:r>
        <w:rPr>
          <w:color w:val="000000"/>
        </w:rPr>
        <w:t>). Soil colour also tends to change in a predictable manner in relation to local relief. Tillage and water erosion results in the net loss of darker organic-rich topsoil from upper slope positions resulting in the exposure of the lighter subsoil (</w:t>
      </w:r>
      <w:r>
        <w:rPr>
          <w:rStyle w:val="Hyperlink"/>
          <w:color w:val="000000"/>
        </w:rPr>
        <w:t>Papiernik et al., 2005</w:t>
      </w:r>
      <w:r>
        <w:rPr>
          <w:color w:val="000000"/>
        </w:rPr>
        <w:t xml:space="preserve">). </w:t>
      </w:r>
      <w:r>
        <w:rPr>
          <w:color w:val="000000"/>
          <w:lang w:val="en-CA"/>
        </w:rPr>
        <w:t>Moisture availability is also greater in lower slope and depressional areas, resulting in increased organic matter production and consequently darker, organic-rich topsoil compared to upper slope positions</w:t>
      </w:r>
      <w:r>
        <w:rPr>
          <w:color w:val="000000"/>
        </w:rPr>
        <w:t>. There is also evidence that suggests that soil texture varies with elevation and slope position, with coarser material on upper slopes and finer material accumulating in lower positions (</w:t>
      </w:r>
      <w:r>
        <w:rPr>
          <w:rStyle w:val="Hyperlink"/>
          <w:color w:val="000000"/>
        </w:rPr>
        <w:t>Cox et al., 2003</w:t>
      </w:r>
      <w:r>
        <w:rPr>
          <w:color w:val="000000"/>
        </w:rPr>
        <w:t xml:space="preserve">; </w:t>
      </w:r>
      <w:r>
        <w:rPr>
          <w:rStyle w:val="Hyperlink"/>
          <w:color w:val="000000"/>
        </w:rPr>
        <w:t>Kokulan et al., 2018</w:t>
      </w:r>
      <w:r>
        <w:rPr>
          <w:color w:val="000000"/>
        </w:rPr>
        <w:t>). Given the strong correlation of organic matter and texture with soil geochemistry (</w:t>
      </w:r>
      <w:r>
        <w:rPr>
          <w:rStyle w:val="Hyperlink"/>
          <w:color w:val="000000"/>
        </w:rPr>
        <w:t>Horowitz, 1991</w:t>
      </w:r>
      <w:r>
        <w:rPr>
          <w:color w:val="000000"/>
        </w:rPr>
        <w:t>) and colour (</w:t>
      </w:r>
      <w:r>
        <w:rPr>
          <w:rStyle w:val="Hyperlink"/>
          <w:color w:val="000000"/>
        </w:rPr>
        <w:t>Viscarra Rossel et al., 2009</w:t>
      </w:r>
      <w:r>
        <w:rPr>
          <w:color w:val="000000"/>
        </w:rPr>
        <w:t xml:space="preserve">), these properties may also help explain the observed spatial patterns. </w:t>
      </w:r>
    </w:p>
    <w:p>
      <w:pPr>
        <w:pStyle w:val="BodyText"/>
        <w:rPr>
          <w:ins w:id="348" w:author="Unknown Author" w:date="2026-10-11T15:57:34Z"/>
        </w:rPr>
      </w:pPr>
      <w:ins w:id="338" w:author="Unknown Author" w:date="2026-10-11T17:00:57Z">
        <w:r>
          <w:rPr>
            <w:color w:val="000000"/>
          </w:rPr>
          <w:t>Compared to the forested site, the terrain attributes had greater explanatory power for the agricultural site (Table 5). At the agricultural site, terrain explained 17.2 to 76.1% of the variance in every soil property except Li (Table 5), indicating that landscape processes partly drive the observed patterns in most of the properties investigated. At the forested site, the attributes explained variability in only Ca, Nb, and Sr. Where the attributes contained no information beyond the sample mean (i.e., a negative percent variance explained), this outcome can arise in three ways: the property has little systematic variance (low CV), its variance is controlled by processes the attributes do not capture, or the sampling is too sparse to resolve a real relationsh</w:t>
        </w:r>
      </w:ins>
      <w:ins w:id="339" w:author="Unknown Author" w:date="2026-10-11T17:25:32Z">
        <w:r>
          <w:rPr>
            <w:color w:val="000000"/>
          </w:rPr>
          <w:t>ip</w:t>
        </w:r>
      </w:ins>
      <w:ins w:id="340" w:author="Unknown Author" w:date="2026-10-11T17:26:41Z">
        <w:r>
          <w:rPr>
            <w:color w:val="000000"/>
          </w:rPr>
          <w:t>.</w:t>
        </w:r>
      </w:ins>
      <w:ins w:id="341" w:author="Unknown Author" w:date="2026-10-11T17:29:18Z">
        <w:r>
          <w:rPr>
            <w:color w:val="000000"/>
          </w:rPr>
          <w:t xml:space="preserve"> </w:t>
        </w:r>
      </w:ins>
      <w:del w:id="342" w:author="Unknown Author" w:date="2026-10-11T16:35:16Z">
        <w:r>
          <w:rPr>
            <w:color w:val="000000"/>
          </w:rPr>
          <w:delText xml:space="preserve">Compared to the forest site, the RF regression model showed greater explanatory power and predictive performance for the agricultural site (Table 5), likely due to its simpler topography. However, at the forested site, the RF model showed poor fit, and terrain variables were largely uninformative in predicting </w:delText>
        </w:r>
      </w:del>
      <w:del w:id="343" w:author="Unknown Author" w:date="2026-10-11T16:35:16Z">
        <w:r>
          <w:rPr>
            <w:rFonts w:eastAsia="Cambria"/>
            <w:color w:val="000000"/>
            <w:kern w:val="0"/>
            <w:sz w:val="24"/>
            <w:szCs w:val="24"/>
            <w:lang w:val="en-US" w:eastAsia="en-US" w:bidi="ar-SA"/>
          </w:rPr>
          <w:delText>fingerprint</w:delText>
        </w:r>
      </w:del>
      <w:del w:id="344" w:author="Unknown Author" w:date="2026-10-11T16:35:16Z">
        <w:r>
          <w:rPr>
            <w:color w:val="000000"/>
          </w:rPr>
          <w:delText xml:space="preserve"> properties (Table 5); this likely reflects the increased geomorphic complexity of the site and the limitations of sparse sampling. </w:delText>
        </w:r>
      </w:del>
      <w:ins w:id="345" w:author="Unknown Author" w:date="2026-10-11T17:29:07Z">
        <w:r>
          <w:rPr>
            <w:color w:val="000000"/>
          </w:rPr>
          <w:t xml:space="preserve">Because detailed geochemical and lithological information is often unavailable at the field scale (Haluschak et al. 1998), it can be difficult to be certain of the processes driving the relationships, or lack thereof, between terrain attributes and soil properties. </w:t>
        </w:r>
      </w:ins>
      <w:ins w:id="346" w:author="Unknown Author" w:date="2026-10-11T17:04:14Z">
        <w:r>
          <w:rPr>
            <w:color w:val="000000"/>
          </w:rPr>
          <w:t>Several causes may contribute to the absence of a terrain-driven explanation for Li at the agricultural site</w:t>
        </w:r>
      </w:ins>
      <w:ins w:id="347" w:author="Unknown Author" w:date="2026-10-11T17:03:05Z">
        <w:r>
          <w:rPr>
            <w:color w:val="000000"/>
          </w:rPr>
          <w:t xml:space="preserve">. First, Li has a low CV (9.11%) and the 100 m sampling interval may be too coarse to resolve a relationship, although comparable CVs were resolved for other elements at this site. Second, the source of Li may be largely geogenic, overriding any pattern generated by landscape processes. </w:t>
        </w:r>
      </w:ins>
    </w:p>
    <w:p>
      <w:pPr>
        <w:pStyle w:val="BodyText"/>
        <w:rPr>
          <w:ins w:id="359" w:author="Unknown Author" w:date="2026-10-11T15:06:30Z"/>
        </w:rPr>
      </w:pPr>
      <w:ins w:id="349" w:author="Unknown Author" w:date="2026-10-11T17:06:15Z">
        <w:r>
          <w:rPr/>
          <w:t xml:space="preserve">At the forested site, the lack of predictive power of terrain attributes for Co, Cs, Li, La, Ni, and </w:t>
        </w:r>
      </w:ins>
      <w:ins w:id="350" w:author="Unknown Author" w:date="2026-10-11T17:06:15Z">
        <w:r>
          <w:rPr>
            <w:i/>
            <w:iCs/>
          </w:rPr>
          <w:t>h</w:t>
        </w:r>
      </w:ins>
      <w:ins w:id="351" w:author="Unknown Author" w:date="2026-10-11T17:06:15Z">
        <w:r>
          <w:rPr/>
          <w:t xml:space="preserve">* (Table 5) may have several causes. First, these soils are developed on boulder till of mixed shale, limestone, and granitic lithology </w:t>
        </w:r>
      </w:ins>
      <w:ins w:id="352" w:author="Unknown Author" w:date="2026-10-11T17:06:15Z">
        <w:r>
          <w:rPr>
            <w:color w:val="000000"/>
          </w:rPr>
          <w:t>(</w:t>
        </w:r>
      </w:ins>
      <w:ins w:id="353" w:author="Unknown Author" w:date="2026-10-11T17:06:15Z">
        <w:r>
          <w:rPr>
            <w:rStyle w:val="Hyperlink"/>
            <w:color w:val="000000"/>
          </w:rPr>
          <w:t>Ehrlich et al., 1958</w:t>
        </w:r>
      </w:ins>
      <w:ins w:id="354" w:author="Unknown Author" w:date="2026-10-11T17:06:15Z">
        <w:r>
          <w:rPr>
            <w:color w:val="000000"/>
          </w:rPr>
          <w:t>)</w:t>
        </w:r>
      </w:ins>
      <w:ins w:id="355" w:author="Unknown Author" w:date="2026-10-11T17:06:15Z">
        <w:r>
          <w:rPr/>
          <w:t xml:space="preserve">, so their geochemistry likely reflects a heterogeneous parent material independent of terrain. Second, the deposition of shale-rich material observed in the floodplains may override terrain-driven processes, producing discrete zones of enrichment rather than a more gradual topographic gradient. Third, the higher organic matter content at this site </w:t>
        </w:r>
      </w:ins>
      <w:ins w:id="356" w:author="Unknown Author" w:date="2026-10-11T17:12:12Z">
        <w:r>
          <w:rPr/>
          <w:t>suggests</w:t>
        </w:r>
      </w:ins>
      <w:ins w:id="357" w:author="Unknown Author" w:date="2026-10-11T17:06:15Z">
        <w:r>
          <w:rPr/>
          <w:t xml:space="preserve"> that soil-forming processes, including complexation and chelation with organics, may play a larger role in the distribution of soil geochemistry as compared to landscape position. Finally, the low CV of Li and h* (13.89% and 4.13%) coupled with the 100 m sampling interval may make a relationship impossible to resolve.</w:t>
        </w:r>
      </w:ins>
      <w:ins w:id="358" w:author="Unknown Author" w:date="2026-10-11T17:16:32Z">
        <w:r>
          <w:rPr/>
          <w:t xml:space="preserve"> </w:t>
        </w:r>
      </w:ins>
      <w:r>
        <w:rPr>
          <w:color w:val="000000"/>
        </w:rPr>
        <w:t xml:space="preserve">Additional work is needed to fully assess the utility of terrain mapping in predicting and mapping fingerprint properties, particularly in complex terrains. </w:t>
      </w:r>
    </w:p>
    <w:p>
      <w:pPr>
        <w:pStyle w:val="FirstParagraph"/>
        <w:rPr>
          <w:ins w:id="369" w:author="Unknown Author" w:date="2026-10-12T09:51:56Z"/>
        </w:rPr>
      </w:pPr>
      <w:ins w:id="360" w:author="Unknown Author" w:date="2026-10-11T19:28:15Z">
        <w:r>
          <w:rPr>
            <w:color w:val="000000"/>
          </w:rPr>
          <w:t>Clustering based on terrain attributes using unsupervised random forest can provide a useful first step in developing efficient sampling designs (Pham et al., 2025; Figure 5). High-resolution LiDAR data and digital elevation models are becoming increasingly available. This gives researchers the opportunity to integrate terrain attributes into their sampling frameworks, ensuring representation of key geomorphic and topographic features. Cluster-level means and standard deviations (</w:t>
        </w:r>
      </w:ins>
      <w:ins w:id="361" w:author="Unknown Author" w:date="2026-10-11T19:28:15Z">
        <w:r>
          <w:rPr>
            <w:color w:val="000000"/>
            <w:shd w:fill="auto" w:val="clear"/>
          </w:rPr>
          <w:t>Table 6</w:t>
        </w:r>
      </w:ins>
      <w:ins w:id="362" w:author="Unknown Author" w:date="2026-10-11T19:28:15Z">
        <w:r>
          <w:rPr>
            <w:color w:val="000000"/>
          </w:rPr>
          <w:t xml:space="preserve">) </w:t>
        </w:r>
      </w:ins>
      <w:ins w:id="363" w:author="Unknown Author" w:date="2026-10-11T19:30:01Z">
        <w:r>
          <w:rPr/>
          <w:t>show that the clusters differ in several terrain attributes</w:t>
        </w:r>
      </w:ins>
      <w:ins w:id="364" w:author="Unknown Author" w:date="2026-10-11T19:28:15Z">
        <w:r>
          <w:rPr>
            <w:color w:val="000000"/>
          </w:rPr>
          <w:t xml:space="preserve">. At the forested site, the clusters appear to correspond to the channel environment (Cluster 3), areas adjacent to the channel and in depressions (Cluster 2), and the surrounding upland zones (Cluster 1) (Figure 5). </w:t>
        </w:r>
      </w:ins>
      <w:ins w:id="365" w:author="Unknown Author" w:date="2026-10-12T09:51:56Z">
        <w:r>
          <w:rPr>
            <w:color w:val="000000"/>
          </w:rPr>
          <w:t>T</w:t>
        </w:r>
      </w:ins>
      <w:ins w:id="366" w:author="Unknown Author" w:date="2026-10-12T09:51:56Z">
        <w:r>
          <w:rPr/>
          <w:t xml:space="preserve">he interpretation of the clusters at the forested site is supported unevenly by the terrain attributes. Catchment area provides the clearest evidence for the channel cluster, which has the largest values, and also has the lowest mean elevation. However, the SAGA Wetness Index is highest in the upland cluster and lowest in the channel cluster, which is the reverse of the expected downslope increase in wetness. </w:t>
        </w:r>
      </w:ins>
      <w:ins w:id="367" w:author="Unknown Author" w:date="2026-10-12T09:51:56Z">
        <w:r>
          <w:rPr>
            <w:rFonts w:eastAsia="Cambria" w:cs="Noto Sans Arabic UI"/>
            <w:color w:val="auto"/>
            <w:kern w:val="0"/>
            <w:sz w:val="24"/>
            <w:szCs w:val="24"/>
            <w:lang w:val="en-US" w:eastAsia="en-US" w:bidi="ar-SA"/>
          </w:rPr>
          <w:t>S</w:t>
        </w:r>
      </w:ins>
      <w:ins w:id="368" w:author="Unknown Author" w:date="2026-10-12T09:51:56Z">
        <w:r>
          <w:rPr/>
          <w:t>imilarly, the vertical distance to channel is shortest in the upland cluster and greatest in the adjacent cluster, again the reverse of expectation. Relative slope position fails to separate the upland from the channel, both of which share the lowest value, while the adjacent cluster is highest. These inconsistencies indicate that the cluster interperation should be treated as provisional, and that the wetness and distance attributes in particular do not provide support for the current labels.</w:t>
        </w:r>
      </w:ins>
    </w:p>
    <w:p>
      <w:pPr>
        <w:pStyle w:val="FirstParagraph"/>
        <w:rPr>
          <w:color w:val="000000"/>
        </w:rPr>
      </w:pPr>
      <w:ins w:id="370" w:author="Unknown Author" w:date="2026-10-12T09:18:05Z">
        <w:r>
          <w:rPr/>
          <w:t xml:space="preserve">At the agricultural site, the clusters correspond to an area of water accumulation that is routed toward the adjacent ditch (Cluster 2), while the other cluster represents the remaining parts of the field (Cluster 1) (Figure 5). The accumulation area is characterized by a higher SAGA Wetness Index, lower slope position , and large catchement area (Table 6). </w:t>
        </w:r>
      </w:ins>
      <w:ins w:id="371" w:author="Unknown Author" w:date="2026-10-11T19:28:15Z">
        <w:r>
          <w:rPr>
            <w:color w:val="000000"/>
          </w:rPr>
          <w:t>These groupings can guide the allocation of sampling effort across contrasting landscape positions. As Evrard et al. (2022) noted, the number of samples must be balanced against budget and logistical constraints. Terrain-based stratification provides a basis for that tradeoff by linking sampling effort to distinct landscape units.</w:t>
        </w:r>
      </w:ins>
      <w:del w:id="372" w:author="Unknown Author" w:date="2026-10-11T19:31:09Z">
        <w:r>
          <w:rPr>
            <w:color w:val="000000"/>
          </w:rPr>
          <w:delText>Clustering based on terrain attributes using unsupervised RF regression (Figure 5) showed some promise in serving as an initial step in developing efficient and effective sampling designs (</w:delText>
        </w:r>
      </w:del>
      <w:del w:id="373" w:author="Unknown Author" w:date="2026-10-11T19:31:09Z">
        <w:r>
          <w:rPr>
            <w:rStyle w:val="Hyperlink"/>
            <w:color w:val="000000"/>
          </w:rPr>
          <w:delText>Pham et al., 2025</w:delText>
        </w:r>
      </w:del>
      <w:del w:id="374" w:author="Unknown Author" w:date="2026-10-11T19:31:09Z">
        <w:r>
          <w:rPr>
            <w:color w:val="000000"/>
          </w:rPr>
          <w:delText xml:space="preserve">). As high-quality LiDAR data and digital elevation models (DEMs) become increasingly available in many regions, researchers have the opportunity to integrate terrain attributes into their sampling frameworks. As Evrard et al. (2022) suggests, a balance between the number of samples and budget and logistical </w:delText>
        </w:r>
      </w:del>
      <w:del w:id="375" w:author="Unknown Author" w:date="2026-10-11T19:31:09Z">
        <w:r>
          <w:rPr>
            <w:rFonts w:eastAsia="Cambria"/>
            <w:color w:val="000000"/>
            <w:kern w:val="0"/>
            <w:sz w:val="24"/>
            <w:szCs w:val="24"/>
            <w:lang w:val="en-US" w:eastAsia="en-US" w:bidi="ar-SA"/>
          </w:rPr>
          <w:delText>constraints</w:delText>
        </w:r>
      </w:del>
      <w:del w:id="376" w:author="Unknown Author" w:date="2026-10-11T19:31:09Z">
        <w:r>
          <w:rPr>
            <w:color w:val="000000"/>
          </w:rPr>
          <w:delText xml:space="preserve"> needs to be made. This integration will help ensure adequate representation of key geomorphic and topographic features while reducing sampling and </w:delText>
        </w:r>
      </w:del>
      <w:del w:id="377" w:author="Unknown Author" w:date="2026-10-11T19:31:09Z">
        <w:r>
          <w:rPr>
            <w:rFonts w:eastAsia="Cambria"/>
            <w:color w:val="000000"/>
            <w:kern w:val="0"/>
            <w:sz w:val="24"/>
            <w:szCs w:val="24"/>
            <w:lang w:val="en-US" w:eastAsia="en-US" w:bidi="ar-SA"/>
          </w:rPr>
          <w:delText>analytical</w:delText>
        </w:r>
      </w:del>
      <w:del w:id="378" w:author="Unknown Author" w:date="2026-10-11T19:31:09Z">
        <w:r>
          <w:rPr>
            <w:color w:val="000000"/>
          </w:rPr>
          <w:delText xml:space="preserve"> costs by minimizing redundant sampling in similar areas. </w:delText>
        </w:r>
      </w:del>
    </w:p>
    <w:p>
      <w:pPr>
        <w:pStyle w:val="Heading3"/>
        <w:ind w:hanging="0" w:left="0"/>
        <w:rPr/>
      </w:pPr>
      <w:bookmarkStart w:id="23" w:name="terrain-attributes-and-soil-properties_C"/>
      <w:bookmarkStart w:id="24" w:name="limitations-and-future-work"/>
      <w:bookmarkEnd w:id="23"/>
      <w:bookmarkEnd w:id="24"/>
      <w:r>
        <w:rPr>
          <w:color w:val="000000"/>
        </w:rPr>
        <w:t>4.</w:t>
      </w:r>
      <w:del w:id="379" w:author="Unknown Author" w:date="2026-10-11T15:03:44Z">
        <w:r>
          <w:rPr>
            <w:color w:val="000000"/>
          </w:rPr>
          <w:delText>4</w:delText>
        </w:r>
      </w:del>
      <w:ins w:id="380" w:author="Unknown Author" w:date="2026-10-11T15:03:44Z">
        <w:r>
          <w:rPr>
            <w:color w:val="000000"/>
          </w:rPr>
          <w:t>3</w:t>
        </w:r>
      </w:ins>
      <w:r>
        <w:rPr>
          <w:color w:val="000000"/>
        </w:rPr>
        <w:t xml:space="preserve"> Limitations and Future Work</w:t>
      </w:r>
    </w:p>
    <w:p>
      <w:pPr>
        <w:pStyle w:val="FirstParagraph"/>
        <w:rPr/>
      </w:pPr>
      <w:r>
        <w:rPr>
          <w:color w:val="000000"/>
        </w:rPr>
        <w:t>The impact of sampling design the characterization of fingerprints can be substantial (</w:t>
      </w:r>
      <w:r>
        <w:rPr>
          <w:rStyle w:val="Hyperlink"/>
          <w:color w:val="000000"/>
        </w:rPr>
        <w:t>Luna Miño et al., 2024</w:t>
      </w:r>
      <w:r>
        <w:rPr>
          <w:color w:val="000000"/>
        </w:rPr>
        <w:t>), which in turn can affect the apportionment results, and the conclusion and recommendations drawn from them. However, due to the high cost of sample collection, preparation, and analysis, small sample sizes collected across a single season are commonplace and a source of uncertainty in sediment fingerprinting studies (</w:t>
      </w:r>
      <w:r>
        <w:rPr>
          <w:rStyle w:val="Hyperlink"/>
          <w:color w:val="000000"/>
        </w:rPr>
        <w:t>Evrard et al., 2022</w:t>
      </w:r>
      <w:r>
        <w:rPr>
          <w:color w:val="000000"/>
        </w:rPr>
        <w:t>). Therefore, the development of low-cost, easy, and accurate mapping of fingerprinting properties would be advantageous. Terrain attributes have been successfully used in digital soil mapping exercises, demonstrating their value in spatially characterizing soil properties (</w:t>
      </w:r>
      <w:r>
        <w:rPr>
          <w:rStyle w:val="Hyperlink"/>
          <w:color w:val="000000"/>
        </w:rPr>
        <w:t>Rizzo et al., 2016</w:t>
      </w:r>
      <w:r>
        <w:rPr>
          <w:color w:val="000000"/>
        </w:rPr>
        <w:t>). Building on this success, integrating terrain analysis into sediment source fingerprinting is promising, not only as a mechanism to improve the quality of source characterization, but to also better link source material to downstream sediment. However, the inclusion of only two sites within in this study limits the generalizability of the findings to geomorphic settings with similar characteristics, highlighting the need for future research across a broader range of environments.</w:t>
      </w:r>
    </w:p>
    <w:p>
      <w:pPr>
        <w:pStyle w:val="BodyText"/>
        <w:rPr/>
      </w:pPr>
      <w:r>
        <w:rPr>
          <w:color w:val="000000"/>
        </w:rPr>
        <w:t xml:space="preserve">The relatively small sample size (n=49 per site) in this study compromises the stability of the RF-derived importance metrics. Similarly, the 100 m sample spacing likely fails to capture fine-scale heterogeneity, limiting the ability of the semivariogram models to characterize short-range spatial variability. </w:t>
      </w:r>
      <w:ins w:id="381" w:author="Unknown Author" w:date="2026-10-11T14:39:21Z">
        <w:r>
          <w:rPr>
            <w:color w:val="000000"/>
          </w:rPr>
          <w:t xml:space="preserve">Therefore, </w:t>
        </w:r>
      </w:ins>
      <w:ins w:id="382" w:author="Unknown Author" w:date="2026-10-11T14:39:21Z">
        <w:r>
          <w:rPr/>
          <w:t>soil properties identified as demonstrating a lack of spatial autocorrelation should be interpreted as indicating no detectable spatial autocorrelation at the scale at which we sampled rather than a confirmed absence of spatial structure</w:t>
        </w:r>
      </w:ins>
      <w:ins w:id="383" w:author="Unknown Author" w:date="2026-10-11T14:36:28Z">
        <w:r>
          <w:rPr/>
          <w:t xml:space="preserve">. </w:t>
        </w:r>
      </w:ins>
      <w:r>
        <w:rPr>
          <w:color w:val="000000"/>
        </w:rPr>
        <w:t>As a result, additional sampling at irregular spacing is highly recommended. Because this study relies on single season of sampling there is no information on the stability of soil properties over time. While sediment fingerprinting assumes consistent source signatures over time, few studies validate this due to the challenges associated with repeated sample collection (</w:t>
      </w:r>
      <w:r>
        <w:rPr>
          <w:rStyle w:val="Hyperlink"/>
          <w:color w:val="000000"/>
        </w:rPr>
        <w:t>Evrard et al., 2022</w:t>
      </w:r>
      <w:r>
        <w:rPr>
          <w:color w:val="000000"/>
        </w:rPr>
        <w:t>).</w:t>
      </w:r>
    </w:p>
    <w:p>
      <w:pPr>
        <w:pStyle w:val="BodyText"/>
        <w:rPr/>
      </w:pPr>
      <w:r>
        <w:rPr>
          <w:color w:val="000000"/>
        </w:rPr>
        <w:t xml:space="preserve">The continued integration of DEM-based sampling strategies and fingerprint mapping into sediment source fingerprinting approach will benefit from the development of a standardized framework, workflow, and set of best practices to ensure both robust and reliable results. For example, differences in DEM resolution between sites in this study could influence curvature-based terrain attributes, introducing potential bias. Furthermore, the use of isotropic variogram models may not adequately represent spatial autocorrelation in channelized landscapes, where directional variability is expected. Additional work is needed to establish standardized protocols for DEM processing, terrain attribute calculation, and variogram modeling to ensure that methods work across a range of landscapes. Lastly, coupling machine-learning approaches, such as RF regression, with process-based soil landscape models, geophysical surveys would further clarify fundamental mechanisms underlying observed patterns. </w:t>
      </w:r>
    </w:p>
    <w:p>
      <w:pPr>
        <w:pStyle w:val="Heading2"/>
        <w:ind w:hanging="0" w:left="0"/>
        <w:rPr/>
      </w:pPr>
      <w:bookmarkStart w:id="25" w:name="conclusions"/>
      <w:bookmarkStart w:id="26" w:name="limitations-and-future-work_Copy_1"/>
      <w:bookmarkStart w:id="27" w:name="discussion_Copy_1"/>
      <w:bookmarkEnd w:id="25"/>
      <w:bookmarkEnd w:id="26"/>
      <w:bookmarkEnd w:id="27"/>
      <w:r>
        <w:rPr>
          <w:color w:val="000000"/>
        </w:rPr>
        <w:t>5 Conclusions</w:t>
      </w:r>
    </w:p>
    <w:p>
      <w:pPr>
        <w:pStyle w:val="FirstParagraph"/>
        <w:rPr/>
      </w:pPr>
      <w:r>
        <w:rPr>
          <w:color w:val="000000"/>
        </w:rPr>
        <w:t xml:space="preserve">Understanding the spatial variability and distribution of soil geochemical and colour properties at a field-scale is an important part of sediment source fingerprinting. This study conducted both univariate and spatial analyses of a suite of soil geochemical and colour properties at two sites with contrasting </w:t>
      </w:r>
      <w:ins w:id="384" w:author="Unknown Author" w:date="2026-10-12T10:03:00Z">
        <w:r>
          <w:rPr>
            <w:color w:val="000000"/>
          </w:rPr>
          <w:t xml:space="preserve">landscape complexities </w:t>
        </w:r>
      </w:ins>
      <w:r>
        <w:rPr>
          <w:color w:val="000000"/>
        </w:rPr>
        <w:t xml:space="preserve">land uses. The agricultural site, characterized by a simple topography, exhibited lower coefficients of variation, approximately normal data distributions, and moderate to strong spatial autocorrelation across most measured properties. In contrast, the forested site featured more geomorphologically complex terrain, with greater variability in soil properties, data distributions that more frequently deviated from normality, and fewer properties exhibiting spatial autocorrelation. RF regression demonstrated that many fingerprint-relevant properties exhibit usable spatial dependence at the field scale. </w:t>
      </w:r>
    </w:p>
    <w:p>
      <w:pPr>
        <w:pStyle w:val="FirstParagraph"/>
        <w:rPr/>
      </w:pPr>
      <w:r>
        <w:rPr>
          <w:color w:val="000000"/>
        </w:rPr>
        <w:t xml:space="preserve">Elevation, wetness, and slope position explained a substantial portion of the observed variability only at the agricultural site, supporting the use of DEM-guided sampling strategies in simple terrains. For effective mapping of sediment fingerprinting properties at the field scale, a grid spacing approximately equal to the site-specific semivariogram range (~200–230 m) is recommended. In areas with complex terrain, stratified sampling should be implemented to capture spatial variability and improve representativeness. </w:t>
      </w:r>
      <w:ins w:id="385" w:author="Unknown Author" w:date="2026-10-12T10:06:33Z">
        <w:r>
          <w:rPr>
            <w:color w:val="000000"/>
          </w:rPr>
          <w:t xml:space="preserve">Unsupervise RF </w:t>
        </w:r>
      </w:ins>
      <w:ins w:id="386" w:author="Unknown Author" w:date="2026-10-12T10:10:36Z">
        <w:r>
          <w:rPr/>
          <w:t xml:space="preserve">combined with hierarchical cluster analysis to identify sampling strata did not perform well at either site. At the agricultural site, the gradual gradient in terrain attributes made it difficult to identify an optimal number of clusters, since no clear boundaries separated one stratum from another. At the topographically complex forest site, the terrain attributes themselves made the resulting clusters difficult to interpret, as several attributes were inconsistent with the landform each cluster was expected to represent. </w:t>
        </w:r>
      </w:ins>
      <w:r>
        <w:rPr>
          <w:color w:val="000000"/>
        </w:rPr>
        <w:t xml:space="preserve">Furthermore, colour coefficients such as </w:t>
      </w:r>
      <w:r>
        <w:rPr>
          <w:i/>
          <w:iCs/>
          <w:color w:val="000000"/>
        </w:rPr>
        <w:t>a*, b*, c*, h*</w:t>
      </w:r>
      <w:r>
        <w:rPr>
          <w:color w:val="000000"/>
        </w:rPr>
        <w:t xml:space="preserve">, and </w:t>
      </w:r>
      <w:r>
        <w:rPr>
          <w:i/>
          <w:iCs/>
          <w:color w:val="000000"/>
        </w:rPr>
        <w:t>x</w:t>
      </w:r>
      <w:r>
        <w:rPr>
          <w:color w:val="000000"/>
        </w:rPr>
        <w:t xml:space="preserve"> are ideal for inclusion in sediment mixing models when low coefficients of variation and near-normal data distributions are assumed.</w:t>
      </w:r>
    </w:p>
    <w:p>
      <w:pPr>
        <w:pStyle w:val="Heading2"/>
        <w:ind w:hanging="0" w:left="0"/>
        <w:rPr/>
      </w:pPr>
      <w:bookmarkStart w:id="28" w:name="conclusions_Copy_1"/>
      <w:bookmarkStart w:id="29" w:name="acknowledgments"/>
      <w:bookmarkEnd w:id="28"/>
      <w:bookmarkEnd w:id="29"/>
      <w:r>
        <w:rPr/>
        <w:t>Acknowledgments</w:t>
      </w:r>
    </w:p>
    <w:p>
      <w:pPr>
        <w:pStyle w:val="FirstParagraph"/>
        <w:rPr/>
      </w:pPr>
      <w:r>
        <w:rPr/>
        <w:t>Special thanks and recognition for the field and technical support from A. Avila and the Riding Mountain National Park personnel.</w:t>
      </w:r>
    </w:p>
    <w:p>
      <w:pPr>
        <w:pStyle w:val="Heading2"/>
        <w:ind w:hanging="0" w:left="0"/>
        <w:rPr/>
      </w:pPr>
      <w:bookmarkStart w:id="30" w:name="statements-and-declarations"/>
      <w:bookmarkStart w:id="31" w:name="acknowledgments_Copy_1"/>
      <w:bookmarkEnd w:id="30"/>
      <w:bookmarkEnd w:id="31"/>
      <w:r>
        <w:rPr/>
        <w:t>Statements and declarations</w:t>
      </w:r>
    </w:p>
    <w:p>
      <w:pPr>
        <w:pStyle w:val="Heading3"/>
        <w:ind w:hanging="0" w:left="0"/>
        <w:rPr/>
      </w:pPr>
      <w:bookmarkStart w:id="32" w:name="funding"/>
      <w:bookmarkEnd w:id="32"/>
      <w:r>
        <w:rPr/>
        <w:t>Funding</w:t>
      </w:r>
    </w:p>
    <w:p>
      <w:pPr>
        <w:pStyle w:val="FirstParagraph"/>
        <w:rPr/>
      </w:pPr>
      <w:r>
        <w:rPr/>
        <w:t>This research was supported by the Natural Sciences and Engineering Research Council of Canada Discovery Grant - From source to sink: Investigating the linkages between sources of sediment and downstream water quality in Canadian watersheds - awarded to AJK (RGPIN-2019-05273).</w:t>
      </w:r>
    </w:p>
    <w:p>
      <w:pPr>
        <w:pStyle w:val="Heading3"/>
        <w:ind w:hanging="0" w:left="0"/>
        <w:rPr/>
      </w:pPr>
      <w:bookmarkStart w:id="33" w:name="competing-interests"/>
      <w:bookmarkStart w:id="34" w:name="funding_Copy_1"/>
      <w:bookmarkEnd w:id="33"/>
      <w:bookmarkEnd w:id="34"/>
      <w:r>
        <w:rPr/>
        <w:t>Competing interests</w:t>
      </w:r>
    </w:p>
    <w:p>
      <w:pPr>
        <w:pStyle w:val="FirstParagraph"/>
        <w:rPr/>
      </w:pPr>
      <w:r>
        <w:rPr/>
        <w:t>The authors have no competing interests to declare that are relevant to the content of this article.</w:t>
      </w:r>
    </w:p>
    <w:p>
      <w:pPr>
        <w:pStyle w:val="Heading3"/>
        <w:ind w:hanging="0" w:left="0"/>
        <w:rPr/>
      </w:pPr>
      <w:bookmarkStart w:id="35" w:name="competing-interests_Copy_1"/>
      <w:bookmarkStart w:id="36" w:name="data-and-code-availability"/>
      <w:bookmarkEnd w:id="35"/>
      <w:bookmarkEnd w:id="36"/>
      <w:r>
        <w:rPr/>
        <w:t>Data and code availability</w:t>
      </w:r>
    </w:p>
    <w:p>
      <w:pPr>
        <w:pStyle w:val="FirstParagraph"/>
        <w:rPr/>
      </w:pPr>
      <w:r>
        <w:rPr/>
        <w:t xml:space="preserve">Data and source code for analysis and manuscript available on GitHub: </w:t>
      </w:r>
      <w:hyperlink r:id="rId2">
        <w:r>
          <w:rPr>
            <w:rStyle w:val="Hyperlink"/>
            <w:rFonts w:eastAsia="Cambria"/>
            <w:color w:val="auto"/>
            <w:sz w:val="24"/>
            <w:lang w:val="en-US" w:eastAsia="en-US" w:bidi="ar-SA"/>
            <w:rPrChange w:id="0" w:author="Unknown Author" w:date="2026-10-11T10:23:29Z">
              <w:rPr>
                <w:rStyle w:val="Hyperlink"/>
                <w:kern w:val="0"/>
                <w:szCs w:val="24"/>
              </w:rPr>
            </w:rPrChange>
          </w:rPr>
          <w:t>https://github.com/alex-koiter/terrain-attributes</w:t>
        </w:r>
      </w:hyperlink>
      <w:ins w:id="388" w:author="Unknown Author" w:date="2026-10-11T10:23:29Z">
        <w:r>
          <w:rPr>
            <w:rStyle w:val="Hyperlink"/>
          </w:rPr>
          <w:t xml:space="preserve">. </w:t>
        </w:r>
      </w:ins>
      <w:ins w:id="389" w:author="Unknown Author" w:date="2026-10-11T10:23:29Z">
        <w:r>
          <w:rPr>
            <w:rStyle w:val="Hyperlink"/>
            <w:color w:val="000000"/>
          </w:rPr>
          <w:t>The data are also archived on Mendeley Data: Koiter, A. (2026). Field-Scale Terrain and Soil Data (Version 1). Mendeley Data.</w:t>
        </w:r>
      </w:ins>
      <w:ins w:id="390" w:author="Unknown Author" w:date="2026-10-11T10:23:29Z">
        <w:r>
          <w:rPr>
            <w:rStyle w:val="Hyperlink"/>
          </w:rPr>
          <w:t xml:space="preserve"> </w:t>
        </w:r>
      </w:ins>
      <w:hyperlink r:id="rId3">
        <w:ins w:id="391" w:author="Unknown Author" w:date="2026-10-11T10:23:29Z">
          <w:r>
            <w:rPr>
              <w:rStyle w:val="Hyperlink"/>
            </w:rPr>
            <w:t>https://doi.org/10.17632/fmn8n49bgn.1</w:t>
          </w:r>
        </w:ins>
      </w:hyperlink>
    </w:p>
    <w:p>
      <w:pPr>
        <w:pStyle w:val="FirstParagraph"/>
        <w:rPr/>
      </w:pPr>
      <w:r>
        <w:rPr/>
        <w:t xml:space="preserve">Additional information, including analytical notebooks with details of the analysis and intermediate steps, is available online: </w:t>
      </w:r>
      <w:hyperlink r:id="rId4">
        <w:r>
          <w:rPr>
            <w:rStyle w:val="Hyperlink"/>
          </w:rPr>
          <w:t>https://alexkoiter.ca/terrain-attributes</w:t>
        </w:r>
      </w:hyperlink>
      <w:r>
        <w:rPr>
          <w:rStyle w:val="Hyperlink"/>
        </w:rPr>
        <w:t>.</w:t>
      </w:r>
    </w:p>
    <w:p>
      <w:pPr>
        <w:pStyle w:val="Heading3"/>
        <w:ind w:hanging="0" w:left="0"/>
        <w:rPr/>
      </w:pPr>
      <w:bookmarkStart w:id="37" w:name="author-contributions"/>
      <w:bookmarkStart w:id="38" w:name="data-and-code-availability_Copy_1"/>
      <w:bookmarkEnd w:id="37"/>
      <w:bookmarkEnd w:id="38"/>
      <w:r>
        <w:rPr/>
        <w:t>Author contributions</w:t>
      </w:r>
    </w:p>
    <w:p>
      <w:pPr>
        <w:pStyle w:val="FirstParagraph"/>
        <w:rPr/>
      </w:pPr>
      <w:r>
        <w:rPr>
          <w:b/>
          <w:bCs/>
        </w:rPr>
        <w:t>M Luna Miño</w:t>
      </w:r>
      <w:r>
        <w:rPr/>
        <w:t xml:space="preserve"> Methodology; Investigation; Data curation; Formal analysis; Writing - Original Draft; Writing - Review &amp; Editing</w:t>
      </w:r>
    </w:p>
    <w:p>
      <w:pPr>
        <w:pStyle w:val="BodyText"/>
        <w:rPr/>
      </w:pPr>
      <w:r>
        <w:rPr>
          <w:b/>
          <w:bCs/>
        </w:rPr>
        <w:t>A Koiter</w:t>
      </w:r>
      <w:r>
        <w:rPr/>
        <w:t>: Conceptualization; Funding acquisition; Methodology; Investigation; Data curation; Formal analysis; Visualization; Writing - Original Draft; Writing – review and editing; Software; Project administration</w:t>
      </w:r>
    </w:p>
    <w:p>
      <w:pPr>
        <w:pStyle w:val="BodyText"/>
        <w:rPr/>
      </w:pPr>
      <w:r>
        <w:rPr>
          <w:b/>
          <w:bCs/>
        </w:rPr>
        <w:t>T Lychuk</w:t>
      </w:r>
      <w:r>
        <w:rPr/>
        <w:t>: Methodology; Formal analysis; Writing - Review &amp; Editing</w:t>
      </w:r>
    </w:p>
    <w:p>
      <w:pPr>
        <w:pStyle w:val="BodyText"/>
        <w:rPr/>
      </w:pPr>
      <w:r>
        <w:rPr>
          <w:b/>
          <w:bCs/>
        </w:rPr>
        <w:t>A Waddel</w:t>
      </w:r>
      <w:r>
        <w:rPr/>
        <w:t xml:space="preserve"> Methodology; Formal analysis; Writing - Review &amp; Editing</w:t>
      </w:r>
    </w:p>
    <w:p>
      <w:pPr>
        <w:pStyle w:val="BodyText"/>
        <w:rPr/>
      </w:pPr>
      <w:r>
        <w:rPr>
          <w:b/>
          <w:bCs/>
        </w:rPr>
        <w:t>A Moulin</w:t>
      </w:r>
      <w:r>
        <w:rPr/>
        <w:t xml:space="preserve"> Methodology; Formal analysis; Writing - Review &amp; Editing</w:t>
      </w:r>
    </w:p>
    <w:p>
      <w:pPr>
        <w:pStyle w:val="Heading2"/>
        <w:ind w:hanging="0" w:left="0"/>
        <w:rPr/>
      </w:pPr>
      <w:bookmarkStart w:id="39" w:name="references"/>
      <w:bookmarkStart w:id="40" w:name="statements-and-declarations_Copy_1"/>
      <w:bookmarkStart w:id="41" w:name="author-contributions_Copy_1"/>
      <w:bookmarkEnd w:id="39"/>
      <w:bookmarkEnd w:id="40"/>
      <w:bookmarkEnd w:id="41"/>
      <w:r>
        <w:rPr/>
        <w:t>References</w:t>
      </w:r>
    </w:p>
    <w:p>
      <w:pPr>
        <w:pStyle w:val="Bibliography"/>
        <w:rPr/>
      </w:pPr>
      <w:bookmarkStart w:id="42" w:name="ref-agisoft2021"/>
      <w:bookmarkStart w:id="43" w:name="refs"/>
      <w:bookmarkEnd w:id="42"/>
      <w:bookmarkEnd w:id="43"/>
      <w:r>
        <w:rPr/>
        <w:t xml:space="preserve">Agisoft, 2021. </w:t>
      </w:r>
      <w:hyperlink r:id="rId5">
        <w:r>
          <w:rPr>
            <w:rStyle w:val="Hyperlink"/>
          </w:rPr>
          <w:t>Agisoft metashape: installer</w:t>
        </w:r>
      </w:hyperlink>
      <w:r>
        <w:rPr/>
        <w:t>.</w:t>
      </w:r>
    </w:p>
    <w:p>
      <w:pPr>
        <w:pStyle w:val="Bibliography"/>
        <w:rPr/>
      </w:pPr>
      <w:bookmarkStart w:id="44" w:name="ref-agisoft2021_Copy_1"/>
      <w:bookmarkStart w:id="45" w:name="ref-beaudette2013"/>
      <w:bookmarkEnd w:id="44"/>
      <w:bookmarkEnd w:id="45"/>
      <w:r>
        <w:rPr/>
        <w:t xml:space="preserve">Beaudette, D.E., Dahlgren, R.A., O’Geen, A.T., 2013. Terrain-Shape Indices for Modeling Soil Moisture Dynamics. Soil Science Society of America Journal 77, 1696–1710. </w:t>
      </w:r>
      <w:hyperlink r:id="rId6">
        <w:r>
          <w:rPr>
            <w:rStyle w:val="Hyperlink"/>
          </w:rPr>
          <w:t>https://doi.org/10.2136/sssaj2013.02.0048</w:t>
        </w:r>
      </w:hyperlink>
    </w:p>
    <w:p>
      <w:pPr>
        <w:pStyle w:val="Bibliography"/>
        <w:rPr/>
      </w:pPr>
      <w:bookmarkStart w:id="46" w:name="ref-beaudette2013_Copy_1"/>
      <w:bookmarkStart w:id="47" w:name="ref-beck2018"/>
      <w:bookmarkEnd w:id="46"/>
      <w:bookmarkEnd w:id="47"/>
      <w:r>
        <w:rPr/>
        <w:t xml:space="preserve">Beck, H.E., Zimmermann, N.E., McVicar, T.R., Vergopolan, N., Berg, A., Wood, E.F., 2018. Present and future Köppen-Geiger climate classification maps at 1-km resolution. Scientific Data 5, 180214. </w:t>
      </w:r>
      <w:hyperlink r:id="rId7">
        <w:r>
          <w:rPr>
            <w:rStyle w:val="Hyperlink"/>
          </w:rPr>
          <w:t>https://doi.org/10.1038/sdata.2018.214</w:t>
        </w:r>
      </w:hyperlink>
    </w:p>
    <w:p>
      <w:pPr>
        <w:pStyle w:val="Bibliography"/>
        <w:rPr/>
      </w:pPr>
      <w:bookmarkStart w:id="48" w:name="ref-beck2018_Copy_1"/>
      <w:bookmarkStart w:id="49" w:name="ref-boudreault2018"/>
      <w:bookmarkEnd w:id="48"/>
      <w:bookmarkEnd w:id="49"/>
      <w:r>
        <w:rPr/>
        <w:t>Boudreault, M., Koiter, A.J., Lobb, D.A., Owens, P.N., Liu, K., Benoy, G., Danielescu, S., Li, S., 2018. Using colour, shape and radionuclide sediment fingerprints to identify sources of sediment in an agricultural watershed in atlantic canada. Canadian Water Resources Journal 43, 347–365. https://doi.org/</w:t>
      </w:r>
      <w:hyperlink r:id="rId8">
        <w:r>
          <w:rPr>
            <w:rStyle w:val="Hyperlink"/>
          </w:rPr>
          <w:t>https://doi.org/10.1080/07011784.2018.1451781</w:t>
        </w:r>
      </w:hyperlink>
    </w:p>
    <w:p>
      <w:pPr>
        <w:pStyle w:val="Bibliography"/>
        <w:rPr/>
      </w:pPr>
      <w:bookmarkStart w:id="50" w:name="ref-boudreault2018_Copy_1"/>
      <w:bookmarkStart w:id="51" w:name="ref-brown2004"/>
      <w:bookmarkEnd w:id="50"/>
      <w:bookmarkEnd w:id="51"/>
      <w:r>
        <w:rPr/>
        <w:t xml:space="preserve">Brown, D.J., Clayton, M.K., McSweeney, K., 2004. Potential terrain controls on soil color, texture contrast and grain-size deposition for the original catena landscape in uganda. Geoderma 122, 51–72. </w:t>
      </w:r>
      <w:hyperlink r:id="rId9">
        <w:r>
          <w:rPr>
            <w:rStyle w:val="Hyperlink"/>
          </w:rPr>
          <w:t>https://doi.org/10.1016/j.geoderma.2003.12.004</w:t>
        </w:r>
      </w:hyperlink>
    </w:p>
    <w:p>
      <w:pPr>
        <w:pStyle w:val="Bibliography"/>
        <w:rPr/>
      </w:pPr>
      <w:bookmarkStart w:id="52" w:name="ref-naturalresourcescanada2024"/>
      <w:bookmarkStart w:id="53" w:name="ref-brown2004_Copy_1"/>
      <w:bookmarkEnd w:id="52"/>
      <w:bookmarkEnd w:id="53"/>
      <w:r>
        <w:rPr/>
        <w:t xml:space="preserve">Canada, N.R., 2024. </w:t>
      </w:r>
      <w:hyperlink r:id="rId10">
        <w:r>
          <w:rPr>
            <w:rStyle w:val="Hyperlink"/>
          </w:rPr>
          <w:t>High Resolution Digital Elevation Model Mosaic (HRDEM Mosaic) - CanElevation Series</w:t>
        </w:r>
      </w:hyperlink>
      <w:r>
        <w:rPr/>
        <w:t>.</w:t>
      </w:r>
    </w:p>
    <w:p>
      <w:pPr>
        <w:pStyle w:val="Bibliography"/>
        <w:rPr/>
      </w:pPr>
      <w:bookmarkStart w:id="54" w:name="ref-naturalresourcescanada2024_Copy_1"/>
      <w:bookmarkStart w:id="55" w:name="ref-collins2020"/>
      <w:bookmarkEnd w:id="54"/>
      <w:bookmarkEnd w:id="55"/>
      <w:r>
        <w:rPr/>
        <w:t xml:space="preserve">Collins, A.L., Blackwell, M., Boeckx, P., Chivers, C.-A., Emelko, M., Evrard, O., Foster, I., Gellis, A., Gholami, H., Granger, S., Harris, P., Horowitz, A.J., Laceby, J.P., Martinez-Carreras, N., Minella, J., Mol, L., Nosrati, K., Pulley, S., Silins, U., Silva, Y.J. da, Stone, M., Tiecher, T., Upadhayay, H.R., Zhang, Y., 2020. Sediment source fingerprinting: benchmarking recent outputs, remaining challenges and emerging themes. Journal of Soils and Sediments 20, 4160–4193. </w:t>
      </w:r>
      <w:hyperlink r:id="rId11">
        <w:r>
          <w:rPr>
            <w:rStyle w:val="Hyperlink"/>
          </w:rPr>
          <w:t>https://doi.org/10.1007/s11368-020-02755-4</w:t>
        </w:r>
      </w:hyperlink>
    </w:p>
    <w:p>
      <w:pPr>
        <w:pStyle w:val="Bibliography"/>
        <w:rPr/>
      </w:pPr>
      <w:bookmarkStart w:id="56" w:name="ref-collins2020_Copy_1"/>
      <w:bookmarkStart w:id="57" w:name="ref-collins2019"/>
      <w:bookmarkEnd w:id="56"/>
      <w:bookmarkEnd w:id="57"/>
      <w:r>
        <w:rPr/>
        <w:t xml:space="preserve">Collins, A.L., Burak, E., Harris, P., Pulley, S., Cardenas, L., Tang, Q., 2019. Field scale temporal and spatial variability of δ13C, δ15N, TC and TN soil properties: Implications for sediment source tracing. Geoderma 333, 108–122. </w:t>
      </w:r>
      <w:hyperlink r:id="rId12">
        <w:r>
          <w:rPr>
            <w:rStyle w:val="Hyperlink"/>
          </w:rPr>
          <w:t>https://doi.org/10.1016/j.geoderma.2018.07.019</w:t>
        </w:r>
      </w:hyperlink>
    </w:p>
    <w:p>
      <w:pPr>
        <w:pStyle w:val="Bibliography"/>
        <w:rPr/>
      </w:pPr>
      <w:bookmarkStart w:id="58" w:name="ref-collins2019_Copy_1"/>
      <w:bookmarkStart w:id="59" w:name="ref-collins1997"/>
      <w:bookmarkEnd w:id="58"/>
      <w:bookmarkEnd w:id="59"/>
      <w:r>
        <w:rPr/>
        <w:t>Collins, A.L., Walling, D.E., Leeks, G.J.L., 1997. Source type ascription for fluvial suspended sediment based on a quantitative composite fingerprinting technique. Catena 29, 1–27. https://doi.org/</w:t>
      </w:r>
      <w:hyperlink r:id="rId13">
        <w:r>
          <w:rPr>
            <w:rStyle w:val="Hyperlink"/>
          </w:rPr>
          <w:t>https://doi.org/10.1016/S0341-8162(96)00064-1</w:t>
        </w:r>
      </w:hyperlink>
    </w:p>
    <w:p>
      <w:pPr>
        <w:pStyle w:val="Bibliography"/>
        <w:rPr/>
      </w:pPr>
      <w:bookmarkStart w:id="60" w:name="ref-collins1997_Copy_1"/>
      <w:bookmarkStart w:id="61" w:name="ref-conrad2015"/>
      <w:bookmarkEnd w:id="60"/>
      <w:bookmarkEnd w:id="61"/>
      <w:r>
        <w:rPr/>
        <w:t xml:space="preserve">Conrad, O., Bechtel, B., Bock, M., Dietrich, H., Fischer, E., Gerlitz, L., Wehberg, J., Wichmann, V., Böhner, J., 2015. System for automated geoscientific analyses (SAGA) v. 2.1.4. Geoscientific Model Development 8, 1991–2007. </w:t>
      </w:r>
      <w:hyperlink r:id="rId14">
        <w:r>
          <w:rPr>
            <w:rStyle w:val="Hyperlink"/>
          </w:rPr>
          <w:t>https://doi.org/10.5194/gmd-8-1991-2015</w:t>
        </w:r>
      </w:hyperlink>
    </w:p>
    <w:p>
      <w:pPr>
        <w:pStyle w:val="Bibliography"/>
        <w:rPr/>
      </w:pPr>
      <w:r>
        <w:rPr/>
        <w:t xml:space="preserve">Canty A, Ripley B, 2025. boot: Bootstrap Functions. </w:t>
      </w:r>
      <w:hyperlink r:id="rId15">
        <w:r>
          <w:rPr>
            <w:rStyle w:val="Hyperlink"/>
          </w:rPr>
          <w:t>doi:10.32614/CRAN.package.boot</w:t>
        </w:r>
      </w:hyperlink>
      <w:r>
        <w:rPr/>
        <w:t xml:space="preserve">, R package version 1.3-32, </w:t>
      </w:r>
      <w:hyperlink r:id="rId16">
        <w:r>
          <w:rPr>
            <w:rStyle w:val="Hyperlink"/>
          </w:rPr>
          <w:t>https://CRAN.R-project.org/package=boot</w:t>
        </w:r>
      </w:hyperlink>
    </w:p>
    <w:p>
      <w:pPr>
        <w:pStyle w:val="Bibliography"/>
        <w:rPr/>
      </w:pPr>
      <w:bookmarkStart w:id="62" w:name="ref-conrad2015_Copy_1"/>
      <w:bookmarkStart w:id="63" w:name="ref-cox2003"/>
      <w:bookmarkEnd w:id="62"/>
      <w:bookmarkEnd w:id="63"/>
      <w:r>
        <w:rPr/>
        <w:t xml:space="preserve">Cox, M.S., Gerard, P.D., Wardlaw, M.C., Abshire, M.J., 2003. Variability of Selected Soil Properties and Their Relationships with Soybean Yield. Soil Science Society of America Journal 67, 1296–1302. </w:t>
      </w:r>
      <w:hyperlink r:id="rId17">
        <w:r>
          <w:rPr>
            <w:rStyle w:val="Hyperlink"/>
          </w:rPr>
          <w:t>https://doi.org/10.2136/sssaj2003.1296</w:t>
        </w:r>
      </w:hyperlink>
    </w:p>
    <w:p>
      <w:pPr>
        <w:pStyle w:val="Bibliography"/>
        <w:rPr/>
      </w:pPr>
      <w:r>
        <w:rPr/>
        <w:t xml:space="preserve">Davison A, Hinkley D, 1997. Bootstrap Methods and Their Applications. Cambridge University Press, Cambridge. ISBN 0-521-57391-2, </w:t>
      </w:r>
      <w:hyperlink r:id="rId18">
        <w:r>
          <w:rPr>
            <w:rStyle w:val="Hyperlink"/>
          </w:rPr>
          <w:t>https://doi.org/10.1017/CBO9780511802843</w:t>
        </w:r>
      </w:hyperlink>
    </w:p>
    <w:p>
      <w:pPr>
        <w:pStyle w:val="Bibliography"/>
        <w:rPr>
          <w:ins w:id="393" w:author="Unknown Author" w:date="2026-10-07T17:14:10Z"/>
        </w:rPr>
      </w:pPr>
      <w:r>
        <w:rPr/>
        <w:t xml:space="preserve">de Gruijter J.J., Bierkens M.F.P., Brus D.J., Knotters M., 2006 Sampling for Natural Resource Monitoring. Springer, Berlin, Heidelberg </w:t>
      </w:r>
      <w:hyperlink r:id="rId19">
        <w:r>
          <w:rPr>
            <w:rStyle w:val="Hyperlink"/>
            <w:rFonts w:eastAsia="Cambria"/>
            <w:color w:val="auto"/>
            <w:sz w:val="24"/>
            <w:lang w:val="en-US" w:eastAsia="en-US" w:bidi="ar-SA"/>
            <w:rPrChange w:id="0" w:author="Unknown Author" w:date="2026-10-07T17:14:10Z">
              <w:rPr>
                <w:kern w:val="0"/>
                <w:szCs w:val="24"/>
              </w:rPr>
            </w:rPrChange>
          </w:rPr>
          <w:t>https://doi.org/10.1007/3-540-33161-1</w:t>
        </w:r>
      </w:hyperlink>
    </w:p>
    <w:p>
      <w:pPr>
        <w:pStyle w:val="Bibliography"/>
        <w:rPr/>
      </w:pPr>
      <w:ins w:id="394" w:author="Unknown Author" w:date="2026-10-07T17:14:10Z">
        <w:r>
          <w:rPr/>
          <w:t xml:space="preserve">Derakhshan-Babaei F, Nosrati K, Fiener P, et al (2024) Source fingerprinting sediment loss from sub-catchments and topographic zones using geochemical tracers and weathering indices. Journal of Hydrology 633:131019. </w:t>
        </w:r>
      </w:ins>
      <w:hyperlink r:id="rId20">
        <w:ins w:id="395" w:author="Unknown Author" w:date="2026-10-07T17:14:10Z">
          <w:r>
            <w:rPr>
              <w:rStyle w:val="Hyperlink"/>
            </w:rPr>
            <w:t>https://doi.org/10.1016/j.jhydrol.2024.131019</w:t>
          </w:r>
        </w:ins>
      </w:hyperlink>
    </w:p>
    <w:p>
      <w:pPr>
        <w:pStyle w:val="Bibliography"/>
        <w:rPr>
          <w:rStyle w:val="Hyperlink"/>
        </w:rPr>
      </w:pPr>
      <w:bookmarkStart w:id="64" w:name="ref-cox2003_Copy_1_Copy_1"/>
      <w:bookmarkStart w:id="65" w:name="ref-drew2010_Copy_1"/>
      <w:bookmarkEnd w:id="64"/>
      <w:bookmarkEnd w:id="65"/>
      <w:del w:id="396" w:author="Unknown Author" w:date="2026-10-12T11:13:38Z">
        <w:r>
          <w:rPr/>
          <w:delText xml:space="preserve">Drew, L.J., Grunsky, E.C., Sutphin, D.M., Woodruff, L.G., 2010. Multivariate analysis of the geochemistry and mineralogy of soils along two continental-scale transects in north america. Science of The Total Environment 409, 218–227. </w:delText>
        </w:r>
      </w:del>
      <w:hyperlink r:id="rId21">
        <w:del w:id="397" w:author="Unknown Author" w:date="2026-10-12T11:13:38Z">
          <w:r>
            <w:rPr>
              <w:rStyle w:val="Hyperlink"/>
            </w:rPr>
            <w:delText>https://doi.org/10.1016/j.scitotenv.2010.08.004</w:delText>
          </w:r>
        </w:del>
      </w:hyperlink>
    </w:p>
    <w:p>
      <w:pPr>
        <w:pStyle w:val="Bibliography"/>
        <w:rPr/>
      </w:pPr>
      <w:bookmarkStart w:id="66" w:name="ref-drew2010_Copy_1_Copy_1"/>
      <w:bookmarkStart w:id="67" w:name="ref-du2017"/>
      <w:bookmarkEnd w:id="66"/>
      <w:bookmarkEnd w:id="67"/>
      <w:r>
        <w:rPr/>
        <w:t>Du, P., Walling, D.E., 2017. Fingerprinting surficial sediment sources: Exploring some potential problems associated with the spatial variability of source material properties. Journal of Environmental Management 194, 4–15. https://doi.org/</w:t>
      </w:r>
      <w:hyperlink r:id="rId22">
        <w:r>
          <w:rPr>
            <w:rStyle w:val="Hyperlink"/>
          </w:rPr>
          <w:t>https://doi.org/10.1016/j.jenvman.2016.05.066</w:t>
        </w:r>
      </w:hyperlink>
    </w:p>
    <w:p>
      <w:pPr>
        <w:pStyle w:val="Bibliography"/>
        <w:rPr/>
      </w:pPr>
      <w:bookmarkStart w:id="68" w:name="ref-ehrlich1958"/>
      <w:bookmarkStart w:id="69" w:name="ref-du2017_Copy_1"/>
      <w:bookmarkEnd w:id="68"/>
      <w:bookmarkEnd w:id="69"/>
      <w:r>
        <w:rPr/>
        <w:t>Ehrlich, W.A., Pratt, L.E., Leclaire, F.P., 1958. Reconnaissance soil survey of west-lake map sheet area.</w:t>
      </w:r>
    </w:p>
    <w:p>
      <w:pPr>
        <w:pStyle w:val="Bibliography"/>
        <w:rPr/>
      </w:pPr>
      <w:bookmarkStart w:id="70" w:name="ref-esri2024"/>
      <w:bookmarkStart w:id="71" w:name="ref-ehrlich1958_Copy_1"/>
      <w:bookmarkEnd w:id="70"/>
      <w:bookmarkEnd w:id="71"/>
      <w:r>
        <w:rPr/>
        <w:t xml:space="preserve">Esri, 2024. </w:t>
      </w:r>
      <w:hyperlink r:id="rId23">
        <w:r>
          <w:rPr>
            <w:rStyle w:val="Hyperlink"/>
          </w:rPr>
          <w:t>ArcGIS pro</w:t>
        </w:r>
      </w:hyperlink>
      <w:r>
        <w:rPr/>
        <w:t>. Esri.</w:t>
      </w:r>
    </w:p>
    <w:p>
      <w:pPr>
        <w:pStyle w:val="Bibliography"/>
        <w:rPr/>
      </w:pPr>
      <w:bookmarkStart w:id="72" w:name="ref-evrard2022"/>
      <w:bookmarkStart w:id="73" w:name="ref-esri2024_Copy_1"/>
      <w:bookmarkEnd w:id="72"/>
      <w:bookmarkEnd w:id="73"/>
      <w:r>
        <w:rPr/>
        <w:t xml:space="preserve">Evrard, O., Batista, P.V.G., Company, J., Dabrin, A., Foucher, A., Frankl, A., García-Comendador, J., Huguet, A., Lake, N., Lizaga, I., Martínez-Carreras, N., Navratil, O., Pignol, C., Sellier, V., 2022. Improving the design and implementation of sediment fingerprinting studies: summary and outcomes of the TRACING 2021 Scientific School. Journal of Soils and Sediments 22, 1648–1661. </w:t>
      </w:r>
      <w:hyperlink r:id="rId24">
        <w:r>
          <w:rPr>
            <w:rStyle w:val="Hyperlink"/>
          </w:rPr>
          <w:t>https://doi.org/10.1007/s11368-022-03203-1</w:t>
        </w:r>
      </w:hyperlink>
    </w:p>
    <w:p>
      <w:pPr>
        <w:pStyle w:val="Bibliography"/>
        <w:rPr/>
      </w:pPr>
      <w:bookmarkStart w:id="74" w:name="ref-evrard2022_Copy_1"/>
      <w:bookmarkStart w:id="75" w:name="ref-soilclassificationworkinggroup1998"/>
      <w:bookmarkEnd w:id="74"/>
      <w:bookmarkEnd w:id="75"/>
      <w:r>
        <w:rPr/>
        <w:t xml:space="preserve">Group, S.C.W., 1998. </w:t>
      </w:r>
      <w:hyperlink r:id="rId25">
        <w:r>
          <w:rPr>
            <w:rStyle w:val="Hyperlink"/>
          </w:rPr>
          <w:t>The Canadian System of Soil Classification</w:t>
        </w:r>
      </w:hyperlink>
      <w:r>
        <w:rPr/>
        <w:t>, 3rd ed. NRC Research Press, Ottawa, ON, Canada.</w:t>
      </w:r>
    </w:p>
    <w:p>
      <w:pPr>
        <w:pStyle w:val="Bibliography"/>
        <w:rPr>
          <w:ins w:id="399" w:author="Unknown Author" w:date="2026-10-11T17:48:18Z"/>
        </w:rPr>
      </w:pPr>
      <w:bookmarkStart w:id="76" w:name="ref-soilclassificationworkinggroup1998_C"/>
      <w:bookmarkStart w:id="77" w:name="ref-haddadchi2019"/>
      <w:bookmarkEnd w:id="76"/>
      <w:bookmarkEnd w:id="77"/>
      <w:r>
        <w:rPr/>
        <w:t xml:space="preserve">Haddadchi, A., Hicks, M., Olley, J.M., Singh, S., Srinivasan, M.s., 2019. Grid-based sediment tracing approach to determine sediment sources. Land Degradation and Development 30, 2088–2106. </w:t>
      </w:r>
      <w:hyperlink r:id="rId26">
        <w:r>
          <w:rPr>
            <w:rStyle w:val="Hyperlink"/>
            <w:rFonts w:eastAsia="Cambria"/>
            <w:color w:val="auto"/>
            <w:sz w:val="24"/>
            <w:lang w:val="en-US" w:eastAsia="en-US" w:bidi="ar-SA"/>
            <w:rPrChange w:id="0" w:author="Unknown Author" w:date="2026-10-11T17:48:18Z">
              <w:rPr>
                <w:rStyle w:val="Hyperlink"/>
                <w:kern w:val="0"/>
                <w:szCs w:val="24"/>
              </w:rPr>
            </w:rPrChange>
          </w:rPr>
          <w:t>https://doi.org/10.1002/ldr.3407</w:t>
        </w:r>
      </w:hyperlink>
    </w:p>
    <w:p>
      <w:pPr>
        <w:pStyle w:val="Bibliography"/>
        <w:rPr>
          <w:ins w:id="401" w:author="Unknown Author" w:date="2026-10-09T11:31:03Z"/>
        </w:rPr>
      </w:pPr>
      <w:ins w:id="400" w:author="Unknown Author" w:date="2026-10-11T17:48:18Z">
        <w:r>
          <w:rPr>
            <w:rStyle w:val="Hyperlink"/>
            <w:rFonts w:eastAsia="Cambria"/>
            <w:color w:val="auto"/>
            <w:sz w:val="24"/>
            <w:lang w:val="en-US" w:eastAsia="en-US" w:bidi="ar-SA"/>
          </w:rPr>
          <w:t>Haluschak, P., Eilers, R.G., Mills, G.F., Grift, S., 1998. Status of selected trace elements in agricultural soils of southern Manitoba (Technical Report No. 1998– 6E). Land Resource Unit, Brandon Research Centre, Research Branch, Agriculture and Agri-Food Canada.</w:t>
        </w:r>
      </w:ins>
    </w:p>
    <w:p>
      <w:pPr>
        <w:pStyle w:val="Bibliography"/>
        <w:rPr>
          <w:ins w:id="404" w:author="Unknown Author" w:date="2026-10-09T11:32:29Z"/>
        </w:rPr>
      </w:pPr>
      <w:ins w:id="402" w:author="Unknown Author" w:date="2026-10-09T11:32:29Z">
        <w:r>
          <w:rPr/>
          <w:t xml:space="preserve">Hengl, T., Nussbaum, M., Wright, M.N., Heuvelink, G.B.M., Gräler, B., 2018. Random forest as a generic framework for predictive modeling of spatial and spatio-temporal variables. PeerJ 6, e5518. </w:t>
        </w:r>
      </w:ins>
      <w:hyperlink r:id="rId27">
        <w:ins w:id="403" w:author="Unknown Author" w:date="2026-10-09T11:32:29Z">
          <w:r>
            <w:rPr>
              <w:rStyle w:val="Hyperlink"/>
            </w:rPr>
            <w:t>https://doi.org/10.7717/peerj.5518</w:t>
          </w:r>
        </w:ins>
      </w:hyperlink>
    </w:p>
    <w:p>
      <w:pPr>
        <w:pStyle w:val="Bibliography"/>
        <w:rPr>
          <w:del w:id="406" w:author="Unknown Author" w:date="2026-10-09T11:32:33Z"/>
        </w:rPr>
      </w:pPr>
      <w:del w:id="405" w:author="Unknown Author" w:date="2026-10-09T11:32:33Z">
        <w:r>
          <w:rPr/>
        </w:r>
      </w:del>
    </w:p>
    <w:p>
      <w:pPr>
        <w:pStyle w:val="Bibliography"/>
        <w:rPr/>
      </w:pPr>
      <w:bookmarkStart w:id="78" w:name="ref-hijmans2024"/>
      <w:bookmarkStart w:id="79" w:name="ref-haddadchi2019_Copy_1"/>
      <w:bookmarkEnd w:id="78"/>
      <w:bookmarkEnd w:id="79"/>
      <w:r>
        <w:rPr/>
        <w:t xml:space="preserve">Hijmans, R.J., 2024. </w:t>
      </w:r>
      <w:hyperlink r:id="rId28">
        <w:r>
          <w:rPr>
            <w:rStyle w:val="Hyperlink"/>
          </w:rPr>
          <w:t>Terra: Spatial data analysis</w:t>
        </w:r>
      </w:hyperlink>
      <w:r>
        <w:rPr/>
        <w:t>.</w:t>
      </w:r>
    </w:p>
    <w:p>
      <w:pPr>
        <w:pStyle w:val="Bibliography"/>
        <w:rPr/>
      </w:pPr>
      <w:bookmarkStart w:id="80" w:name="ref-horowitz1991"/>
      <w:bookmarkStart w:id="81" w:name="ref-hijmans2024_Copy_1"/>
      <w:bookmarkEnd w:id="80"/>
      <w:bookmarkEnd w:id="81"/>
      <w:r>
        <w:rPr/>
        <w:t>Horowitz, A.J., 1991. A primer on sediment-trace element chemistry, 2nd ed. ed. Lewis Publishers, Chelsea, Michigan, USA.</w:t>
      </w:r>
    </w:p>
    <w:p>
      <w:pPr>
        <w:pStyle w:val="Bibliography"/>
        <w:rPr/>
      </w:pPr>
      <w:bookmarkStart w:id="82" w:name="ref-horowitz1991_Copy_1"/>
      <w:bookmarkStart w:id="83" w:name="ref-kariuki2009"/>
      <w:bookmarkEnd w:id="82"/>
      <w:bookmarkEnd w:id="83"/>
      <w:r>
        <w:rPr/>
        <w:t xml:space="preserve">Kariuki, S.K., Zhang, H., Schroder, J.L., Hanks, T., Payton, M., Morris, T., 2009. </w:t>
      </w:r>
      <w:hyperlink r:id="rId29">
        <w:r>
          <w:rPr>
            <w:rStyle w:val="Hyperlink"/>
          </w:rPr>
          <w:t>Spatial variability and soil sampling in a grazed pasture</w:t>
        </w:r>
      </w:hyperlink>
      <w:r>
        <w:rPr/>
        <w:t>. Communications in Soil Science and Plant Analysis 40, 16741687.</w:t>
      </w:r>
    </w:p>
    <w:p>
      <w:pPr>
        <w:pStyle w:val="Bibliography"/>
        <w:rPr/>
      </w:pPr>
      <w:bookmarkStart w:id="84" w:name="ref-kariuki2009_Copy_1"/>
      <w:bookmarkStart w:id="85" w:name="ref-koiter2021"/>
      <w:bookmarkEnd w:id="84"/>
      <w:bookmarkEnd w:id="85"/>
      <w:r>
        <w:rPr/>
        <w:t xml:space="preserve">Koiter, A., 2021. Colour analysis r scripts. </w:t>
      </w:r>
      <w:hyperlink r:id="rId30">
        <w:r>
          <w:rPr>
            <w:rStyle w:val="Hyperlink"/>
          </w:rPr>
          <w:t>https://doi.org/10.5281/zenodo.5123327</w:t>
        </w:r>
      </w:hyperlink>
    </w:p>
    <w:p>
      <w:pPr>
        <w:pStyle w:val="Bibliography"/>
        <w:rPr/>
      </w:pPr>
      <w:bookmarkStart w:id="86" w:name="ref-koiter2013"/>
      <w:bookmarkStart w:id="87" w:name="ref-koiter2021_Copy_1"/>
      <w:bookmarkEnd w:id="86"/>
      <w:bookmarkEnd w:id="87"/>
      <w:r>
        <w:rPr/>
        <w:t xml:space="preserve">Koiter, A.J., Owens, P.N., Petticrew, E.L., Lobb, D.A., 2013. The behavioural characteristics of sediment properties and their implications for sediment fingerprinting as an approach for identifying sediment sources in river basins. Earth-Science Reviews 125, 24–42. </w:t>
      </w:r>
      <w:hyperlink r:id="rId31">
        <w:r>
          <w:rPr>
            <w:rStyle w:val="Hyperlink"/>
          </w:rPr>
          <w:t>https://doi.org/10.1016/j.earscirev.2013.05.009</w:t>
        </w:r>
      </w:hyperlink>
    </w:p>
    <w:p>
      <w:pPr>
        <w:pStyle w:val="Bibliography"/>
        <w:rPr/>
      </w:pPr>
      <w:bookmarkStart w:id="88" w:name="ref-koiter2013_Copy_1"/>
      <w:bookmarkStart w:id="89" w:name="ref-kokulan2018"/>
      <w:bookmarkEnd w:id="88"/>
      <w:bookmarkEnd w:id="89"/>
      <w:r>
        <w:rPr/>
        <w:t xml:space="preserve">Kokulan, V., Akinremi, O., Moulin, A.P., Kumaragamage, D., 2018. Importance of terrain attributes in relation to the spatial distribution of soil properties at the micro scale: A case study. Canadian Journal of Soil Science 98, 292–305. </w:t>
      </w:r>
      <w:hyperlink r:id="rId32">
        <w:r>
          <w:rPr>
            <w:rStyle w:val="Hyperlink"/>
          </w:rPr>
          <w:t>https://doi.org/10.1139/cjss-2017-0128</w:t>
        </w:r>
      </w:hyperlink>
    </w:p>
    <w:p>
      <w:pPr>
        <w:pStyle w:val="Bibliography"/>
        <w:rPr/>
      </w:pPr>
      <w:bookmarkStart w:id="90" w:name="ref-kokulan2018_Copy_1"/>
      <w:bookmarkStart w:id="91" w:name="ref-kuhn2008"/>
      <w:bookmarkEnd w:id="90"/>
      <w:bookmarkEnd w:id="91"/>
      <w:r>
        <w:rPr/>
        <w:t xml:space="preserve">Kuhn, Max, 2008. Building predictive models in r using the caret package. Journal of Statistical Software 28, 1–26. </w:t>
      </w:r>
      <w:hyperlink r:id="rId33">
        <w:r>
          <w:rPr>
            <w:rStyle w:val="Hyperlink"/>
          </w:rPr>
          <w:t>https://doi.org/10.18637/jss.v028.i05</w:t>
        </w:r>
      </w:hyperlink>
    </w:p>
    <w:p>
      <w:pPr>
        <w:pStyle w:val="Bibliography"/>
        <w:rPr/>
      </w:pPr>
      <w:r>
        <w:rPr/>
        <w:t xml:space="preserve">Lange, T.M., Gültas, M., Schmitt, A.O. Heinrich, F. optRF: Optimising random forest stability by determining the optimal number of trees. BMC Bioinformatics 26, 95 (2025). </w:t>
      </w:r>
      <w:hyperlink r:id="rId34">
        <w:r>
          <w:rPr>
            <w:rStyle w:val="Hyperlink"/>
          </w:rPr>
          <w:t>https://doi.org/10.1186/s12859-025-06097-1</w:t>
        </w:r>
      </w:hyperlink>
    </w:p>
    <w:p>
      <w:pPr>
        <w:pStyle w:val="Bibliography"/>
        <w:rPr/>
      </w:pPr>
      <w:bookmarkStart w:id="92" w:name="ref-kuhn2008_Copy_1"/>
      <w:bookmarkStart w:id="93" w:name="ref-lark2018"/>
      <w:bookmarkEnd w:id="92"/>
      <w:bookmarkEnd w:id="93"/>
      <w:r>
        <w:rPr/>
        <w:t xml:space="preserve">Lark, R.M., Marchant, B.P., 2018. How should a spatial-coverage sample design for a geostatistical soil survey be supplemented to support estimation of spatial covariance parameters? Geoderma 319, 89–99. </w:t>
      </w:r>
      <w:hyperlink r:id="rId35">
        <w:r>
          <w:rPr>
            <w:rStyle w:val="Hyperlink"/>
          </w:rPr>
          <w:t>https://doi.org/10.1016/j.geoderma.2017.12.022</w:t>
        </w:r>
      </w:hyperlink>
    </w:p>
    <w:p>
      <w:pPr>
        <w:pStyle w:val="Bibliography"/>
        <w:rPr/>
      </w:pPr>
      <w:bookmarkStart w:id="94" w:name="ref-liaw2002"/>
      <w:bookmarkStart w:id="95" w:name="ref-lark2018_Copy_1"/>
      <w:bookmarkEnd w:id="94"/>
      <w:bookmarkEnd w:id="95"/>
      <w:r>
        <w:rPr/>
        <w:t xml:space="preserve">Liaw, A., Wiener, M., 2002. </w:t>
      </w:r>
      <w:hyperlink r:id="rId36">
        <w:r>
          <w:rPr>
            <w:rStyle w:val="Hyperlink"/>
          </w:rPr>
          <w:t>Classification and regression by randomForest</w:t>
        </w:r>
      </w:hyperlink>
      <w:r>
        <w:rPr/>
        <w:t>. R News 2, 18–22.</w:t>
      </w:r>
    </w:p>
    <w:p>
      <w:pPr>
        <w:pStyle w:val="Bibliography"/>
        <w:rPr/>
      </w:pPr>
      <w:bookmarkStart w:id="96" w:name="ref-liaw2002_Copy_1"/>
      <w:bookmarkStart w:id="97" w:name="ref-libohova2024"/>
      <w:bookmarkEnd w:id="96"/>
      <w:bookmarkEnd w:id="97"/>
      <w:r>
        <w:rPr/>
        <w:t xml:space="preserve">Libohova, Z., Mancini, M., Winzeler, H.E., Read, Q.D., Sun, N., Beaudette, D., Williams, C., Blackstock, J., Silva, S.H.G., Curi, N., Adhikari, K., Ashworth, A., Minai, J.O., Owens, P.R., 2024. Interpreting the spatial distribution of soil properties with a physically-based distributed hydrological model. Geoderma Regional 39, e00863. </w:t>
      </w:r>
      <w:hyperlink r:id="rId37">
        <w:r>
          <w:rPr>
            <w:rStyle w:val="Hyperlink"/>
          </w:rPr>
          <w:t>https://doi.org/10.1016/j.geodrs.2024.e00863</w:t>
        </w:r>
      </w:hyperlink>
    </w:p>
    <w:p>
      <w:pPr>
        <w:pStyle w:val="Bibliography"/>
        <w:rPr/>
      </w:pPr>
      <w:bookmarkStart w:id="98" w:name="ref-libohova2024_Copy_1"/>
      <w:bookmarkStart w:id="99" w:name="ref-lima2023"/>
      <w:bookmarkEnd w:id="98"/>
      <w:bookmarkEnd w:id="99"/>
      <w:r>
        <w:rPr/>
        <w:t xml:space="preserve">Lima, F.R.D., Pereira, P., Vasques, I.C.F., Silva Junior, E.C., Mancini, M., Oliveira, J.R., Prianti, M.T.A., Windmöller, C.C., Weindorf, D.C., Curi, N., Ribeiro, B.T., Richardson, J., Marques, J.J., Guilherme, L.R.G., 2023. Predictive modeling of total hg background concentration in soils of the amazon rainforest biome with support of proximal sensors and auxiliary variables. Journal of South American Earth Sciences 129, 104510. </w:t>
      </w:r>
      <w:hyperlink r:id="rId38">
        <w:r>
          <w:rPr>
            <w:rStyle w:val="Hyperlink"/>
          </w:rPr>
          <w:t>https://doi.org/10.1016/j.jsames.2023.104510</w:t>
        </w:r>
      </w:hyperlink>
    </w:p>
    <w:p>
      <w:pPr>
        <w:pStyle w:val="Bibliography"/>
        <w:rPr/>
      </w:pPr>
      <w:bookmarkStart w:id="100" w:name="ref-lima2023_Copy_1"/>
      <w:bookmarkStart w:id="101" w:name="ref-lunamiño2024"/>
      <w:bookmarkEnd w:id="100"/>
      <w:bookmarkEnd w:id="101"/>
      <w:r>
        <w:rPr>
          <w:lang w:val="pt-BR"/>
        </w:rPr>
        <w:t xml:space="preserve">Luna Miño, M.A., Koiter, A.J., Lobb, D.A., 2024. </w:t>
      </w:r>
      <w:r>
        <w:rPr/>
        <w:t xml:space="preserve">Effect of sampling design on characterizing surface soil fingerprinting properties. Journal of Soils and Sediments 24, 2180–2198. </w:t>
      </w:r>
      <w:hyperlink r:id="rId39">
        <w:r>
          <w:rPr>
            <w:rStyle w:val="Hyperlink"/>
          </w:rPr>
          <w:t>https://doi.org/10.1007/s11368-024-03805-x</w:t>
        </w:r>
      </w:hyperlink>
    </w:p>
    <w:p>
      <w:pPr>
        <w:pStyle w:val="Normal"/>
        <w:spacing w:lineRule="auto" w:line="324" w:before="0" w:after="0"/>
        <w:ind w:hanging="0" w:left="0" w:right="0"/>
        <w:rPr/>
      </w:pPr>
      <w:r>
        <w:rPr/>
        <w:t xml:space="preserve">Ma, T., Brus, D.J., Zhu, A.X., Zhang, L., Scholten, T., 2020. Comparison of conditioned Latin hypercube and feature space coverage sampling for predicting soil classes using simulation from soil maps. Geoderma 370:114366. </w:t>
      </w:r>
      <w:hyperlink r:id="rId40">
        <w:r>
          <w:rPr>
            <w:rStyle w:val="Hyperlink"/>
          </w:rPr>
          <w:t>https://doi.org/10.1016/j.geoderma.2020.114366</w:t>
        </w:r>
      </w:hyperlink>
    </w:p>
    <w:p>
      <w:pPr>
        <w:pStyle w:val="Bibliography"/>
        <w:rPr/>
      </w:pPr>
      <w:bookmarkStart w:id="102" w:name="ref-lunamiño2024_Copy_1"/>
      <w:bookmarkStart w:id="103" w:name="ref-mackay1970"/>
      <w:bookmarkEnd w:id="102"/>
      <w:bookmarkEnd w:id="103"/>
      <w:r>
        <w:rPr/>
        <w:t>MacKay, G.H., 1970. A quantitative study of geomorphology of the wilson creek watershed, manitoba (MSC thesis). University of Manitoba, Winnipeg, MB.</w:t>
      </w:r>
    </w:p>
    <w:p>
      <w:pPr>
        <w:pStyle w:val="Bibliography"/>
        <w:rPr/>
      </w:pPr>
      <w:bookmarkStart w:id="104" w:name="ref-mackay1970_Copy_1"/>
      <w:bookmarkStart w:id="105" w:name="ref-mashalaba2020"/>
      <w:bookmarkEnd w:id="104"/>
      <w:bookmarkEnd w:id="105"/>
      <w:r>
        <w:rPr/>
        <w:t xml:space="preserve">Mashalaba, L., Galleguillos, M., Seguel, O., Poblete-Olivares, J., 2020. Predicting spatial variability of selected soil properties using digital soil mapping in a rainfed vineyard of central chile. Geoderma Regional 22, e00289. </w:t>
      </w:r>
      <w:hyperlink r:id="rId41">
        <w:r>
          <w:rPr>
            <w:rStyle w:val="Hyperlink"/>
          </w:rPr>
          <w:t>https://doi.org/10.1016/j.geodrs.2020.e00289</w:t>
        </w:r>
      </w:hyperlink>
    </w:p>
    <w:p>
      <w:pPr>
        <w:pStyle w:val="Bibliography"/>
        <w:rPr/>
      </w:pPr>
      <w:r>
        <w:rPr/>
        <w:t>Mehnatkesh A, Ayoubi S, Jalalian A, Sahrawat KL (2013) Relationships between soil depth and terrain attributes in a semi arid hilly region in western Iran. Journal of Mountain Science 10:163–172. https://doi.org/10.1007/s11629-013-2427-9</w:t>
      </w:r>
    </w:p>
    <w:p>
      <w:pPr>
        <w:pStyle w:val="Bibliography"/>
        <w:rPr/>
      </w:pPr>
      <w:bookmarkStart w:id="106" w:name="ref-mashalaba2020_Copy_1"/>
      <w:bookmarkStart w:id="107" w:name="ref-mello2022"/>
      <w:bookmarkEnd w:id="106"/>
      <w:bookmarkEnd w:id="107"/>
      <w:r>
        <w:rPr/>
        <w:t xml:space="preserve">Mello, F.A.O., Demattê, J.A.M., Rizzo, R., Mello, D.C. de, Poppiel, R.R., Silvero, N.E.Q., Safanelli, J.L., Bellinaso, H., Bonfatti, B.R., Gomez, A.M.R., Sousa, G.P.B., 2022. Complex hydrological knowledge to support digital soil mapping. Geoderma 409, 115638. </w:t>
      </w:r>
      <w:hyperlink r:id="rId42">
        <w:r>
          <w:rPr>
            <w:rStyle w:val="Hyperlink"/>
          </w:rPr>
          <w:t>https://doi.org/10.1016/j.geoderma.2021.115638</w:t>
        </w:r>
      </w:hyperlink>
    </w:p>
    <w:p>
      <w:pPr>
        <w:pStyle w:val="Bibliography"/>
        <w:rPr/>
      </w:pPr>
      <w:r>
        <w:rPr/>
        <w:t>Minasny B, McBratney AB (2006) A conditioned Latin hypercube method for sampling in the presence of ancillary information. Computers &amp; Geosciences 32:1378–1388. https://doi.org/10.1016/j.cageo.2005.12.009</w:t>
      </w:r>
    </w:p>
    <w:p>
      <w:pPr>
        <w:pStyle w:val="Bibliography"/>
        <w:rPr/>
      </w:pPr>
      <w:bookmarkStart w:id="108" w:name="ref-mello2022_Copy_1"/>
      <w:bookmarkStart w:id="109" w:name="ref-mzuku2005"/>
      <w:bookmarkEnd w:id="108"/>
      <w:bookmarkEnd w:id="109"/>
      <w:r>
        <w:rPr/>
        <w:t xml:space="preserve">Mzuku, M., Khosla, R., Reich, R., Inman, D., Smith, F., MacDonald, L., 2005. Spatial variability of measured soil properties across site-specific management zones. Soil Science Society of America Journal 69, 1572–1579. </w:t>
      </w:r>
      <w:hyperlink r:id="rId43">
        <w:r>
          <w:rPr>
            <w:rStyle w:val="Hyperlink"/>
          </w:rPr>
          <w:t>https://doi.org/10.2136/sssaj2005.0062</w:t>
        </w:r>
      </w:hyperlink>
    </w:p>
    <w:p>
      <w:pPr>
        <w:pStyle w:val="Bibliography"/>
        <w:rPr>
          <w:del w:id="407" w:author="Unknown Author" w:date="2026-10-12T11:15:55Z"/>
          <w:rStyle w:val="Hyperlink"/>
          <w:lang w:val="pt-BR"/>
        </w:rPr>
      </w:pPr>
      <w:bookmarkStart w:id="110" w:name="ref-mzuku2005_Copy_1"/>
      <w:bookmarkStart w:id="111" w:name="ref-Naimi2014"/>
      <w:bookmarkEnd w:id="110"/>
      <w:bookmarkEnd w:id="111"/>
      <w:r>
        <w:rPr/>
        <w:t xml:space="preserve">Naimi, B., Hamm, N. a.s., Groen, T.A., Skidmore, A.K., Toxopeus, A.G., 2014. Where is positional uncertainty a problem for species distribution modelling. </w:t>
      </w:r>
      <w:r>
        <w:rPr>
          <w:lang w:val="pt-BR"/>
        </w:rPr>
        <w:t xml:space="preserve">Ecography 37, 191–203. </w:t>
      </w:r>
      <w:hyperlink r:id="rId44">
        <w:r>
          <w:rPr>
            <w:rStyle w:val="Hyperlink"/>
            <w:lang w:val="pt-BR"/>
          </w:rPr>
          <w:t>https://doi.org/10.1111/j.1600-0587.2013.00205.x</w:t>
        </w:r>
      </w:hyperlink>
    </w:p>
    <w:p>
      <w:pPr>
        <w:pStyle w:val="Bibliography"/>
        <w:rPr>
          <w:rStyle w:val="Hyperlink"/>
          <w:lang w:val="pt-BR"/>
        </w:rPr>
      </w:pPr>
      <w:bookmarkStart w:id="112" w:name="ref-Naimi2014_Copy_1_Copy_1"/>
      <w:bookmarkStart w:id="113" w:name="ref-nanos2012_Copy_1"/>
      <w:bookmarkEnd w:id="112"/>
      <w:bookmarkEnd w:id="113"/>
      <w:del w:id="408" w:author="Unknown Author" w:date="2026-10-12T11:15:55Z">
        <w:r>
          <w:rPr>
            <w:lang w:val="pt-BR"/>
          </w:rPr>
          <w:delText xml:space="preserve">Nanos, N., Rodríguez Martín, J.A., 2012. </w:delText>
        </w:r>
      </w:del>
      <w:del w:id="409" w:author="Unknown Author" w:date="2026-10-12T11:15:55Z">
        <w:r>
          <w:rPr/>
          <w:delText xml:space="preserve">Multiscale analysis of heavy metal contents in soils: Spatial variability in the duero river basin (spain). </w:delText>
        </w:r>
      </w:del>
      <w:del w:id="410" w:author="Unknown Author" w:date="2026-10-12T11:15:55Z">
        <w:r>
          <w:rPr>
            <w:lang w:val="pt-BR"/>
          </w:rPr>
          <w:delText xml:space="preserve">Geoderma 189-190, 554–562. </w:delText>
        </w:r>
      </w:del>
      <w:hyperlink r:id="rId45">
        <w:del w:id="411" w:author="Unknown Author" w:date="2026-10-12T11:15:55Z">
          <w:r>
            <w:rPr>
              <w:rStyle w:val="Hyperlink"/>
              <w:lang w:val="pt-BR"/>
            </w:rPr>
            <w:delText>https://doi.org/10.1016/j.geoderma.2012.06.006</w:delText>
          </w:r>
        </w:del>
      </w:hyperlink>
    </w:p>
    <w:p>
      <w:pPr>
        <w:pStyle w:val="Bibliography"/>
        <w:rPr/>
      </w:pPr>
      <w:bookmarkStart w:id="114" w:name="ref-nanos2012_Copy_1_Copy_1"/>
      <w:bookmarkStart w:id="115" w:name="ref-nicolas2011"/>
      <w:bookmarkEnd w:id="114"/>
      <w:bookmarkEnd w:id="115"/>
      <w:r>
        <w:rPr>
          <w:lang w:val="pt-BR"/>
        </w:rPr>
        <w:t xml:space="preserve">Nicolas, M.P.B., Bamburak, J.D., 2011. </w:t>
      </w:r>
      <w:r>
        <w:rPr/>
        <w:t>Geochemistry and mineralogy of cretaceous shale, southwestern manitoba (parts of NTS 62F, g, j, k, n, 63C): Phase 2 results. Manitoba Innovation, Energy; Mines, Manitoba Geological Survey.</w:t>
      </w:r>
    </w:p>
    <w:p>
      <w:pPr>
        <w:pStyle w:val="Bibliography"/>
        <w:rPr/>
      </w:pPr>
      <w:r>
        <w:rPr/>
        <w:t>Nosrati, K., Akbari-Mandiabad, M., Ayoubi, S., Degos, E., Koubansky, A., Coquatrix, Q., Pulley, S., Collins A.L., 2020. Storm dust source fingerprinting for different particle size fractions using colour and magnetic susceptibility and a Bayesian un-mixing model. Environmental Science and Pollution Research 27:31578–31594. https://doi.org/10.1007/s11356-020-09249-3</w:t>
      </w:r>
    </w:p>
    <w:p>
      <w:pPr>
        <w:pStyle w:val="Bibliography"/>
        <w:rPr/>
      </w:pPr>
      <w:bookmarkStart w:id="116" w:name="ref-nicolas2011_Copy_1"/>
      <w:bookmarkStart w:id="117" w:name="ref-papiernik2005"/>
      <w:bookmarkEnd w:id="116"/>
      <w:bookmarkEnd w:id="117"/>
      <w:r>
        <w:rPr/>
        <w:t>Papiernik, S.K., Lindstrom, M.J., Schumacher, J.A., Farenhorst, A., Stephens, K.D., Schumacher, T.E., Lobb, D.A., 2005. Variation in soil properties and crop yield across an eroded prairie landscape. Journal of Soil and Water Conservation 60, 8.</w:t>
      </w:r>
    </w:p>
    <w:p>
      <w:pPr>
        <w:pStyle w:val="Bibliography"/>
        <w:rPr/>
      </w:pPr>
      <w:bookmarkStart w:id="118" w:name="ref-papiernik2005_Copy_1"/>
      <w:bookmarkStart w:id="119" w:name="ref-pennock2008"/>
      <w:bookmarkEnd w:id="118"/>
      <w:bookmarkEnd w:id="119"/>
      <w:r>
        <w:rPr/>
        <w:t>Pennock, D., Yates, T., Braidek, J., 2008. Soil sampling designs, in: Carter, M.R., Gregorich, E.G. (Eds.),. CRC Press, Boca Raton, FL, USA, pp. 1–14.</w:t>
      </w:r>
    </w:p>
    <w:p>
      <w:pPr>
        <w:pStyle w:val="Bibliography"/>
        <w:rPr/>
      </w:pPr>
      <w:bookmarkStart w:id="120" w:name="ref-pennock2008_Copy_1"/>
      <w:bookmarkStart w:id="121" w:name="ref-pham2025"/>
      <w:bookmarkEnd w:id="120"/>
      <w:bookmarkEnd w:id="121"/>
      <w:r>
        <w:rPr/>
        <w:t xml:space="preserve">Pham, T.-H., Osterloh, K., Nguyen, K.-D., 2025. Mapping of soil sampling sites using terrain and hydrological attributes. Artificial Intelligence in Agriculture 15, 470–481. </w:t>
      </w:r>
      <w:hyperlink r:id="rId46">
        <w:r>
          <w:rPr>
            <w:rStyle w:val="Hyperlink"/>
          </w:rPr>
          <w:t>https://doi.org/10.1016/j.aiia.2025.04.007</w:t>
        </w:r>
      </w:hyperlink>
    </w:p>
    <w:p>
      <w:pPr>
        <w:pStyle w:val="Bibliography"/>
        <w:rPr/>
      </w:pPr>
      <w:bookmarkStart w:id="122" w:name="ref-pham2025_Copy_1"/>
      <w:bookmarkStart w:id="123" w:name="ref-pulley2018"/>
      <w:bookmarkEnd w:id="122"/>
      <w:bookmarkEnd w:id="123"/>
      <w:r>
        <w:rPr/>
        <w:t xml:space="preserve">Pulley, S., Collins, A.L., Van der Waal, B., 2018. Variability in the mineral magnetic properties of soils and sediments within a single field in the cape fold mountains, south africa: Implications for sediment source tracing. CATENA 163, 172–183. </w:t>
      </w:r>
      <w:hyperlink r:id="rId47">
        <w:r>
          <w:rPr>
            <w:rStyle w:val="Hyperlink"/>
          </w:rPr>
          <w:t>https://doi.org/10.1016/j.catena.2017.12.019</w:t>
        </w:r>
      </w:hyperlink>
    </w:p>
    <w:p>
      <w:pPr>
        <w:pStyle w:val="Bibliography"/>
        <w:rPr>
          <w:rStyle w:val="Hyperlink"/>
        </w:rPr>
      </w:pPr>
      <w:bookmarkStart w:id="124" w:name="ref-rattenbury2018_Copy_1"/>
      <w:bookmarkStart w:id="125" w:name="ref-pulley2018_Copy_1_Copy_1"/>
      <w:bookmarkEnd w:id="124"/>
      <w:bookmarkEnd w:id="125"/>
      <w:del w:id="412" w:author="Unknown Author" w:date="2026-10-12T11:14:42Z">
        <w:r>
          <w:rPr/>
          <w:delText xml:space="preserve">Rattenbury, M., Martin ,Adam, Baisden ,Troy, Turnbull ,Rose, Rogers, K., 2018. Geochemical baseline soil surveys for understanding element and isotope variation across new zealand. New Zealand Journal of Agricultural Research 61, 347–357. </w:delText>
        </w:r>
      </w:del>
      <w:hyperlink r:id="rId48">
        <w:del w:id="413" w:author="Unknown Author" w:date="2026-10-12T11:14:42Z">
          <w:r>
            <w:rPr>
              <w:rStyle w:val="Hyperlink"/>
            </w:rPr>
            <w:delText>https://doi.org/10.1080/00288233.2018.1426616</w:delText>
          </w:r>
        </w:del>
      </w:hyperlink>
    </w:p>
    <w:p>
      <w:pPr>
        <w:pStyle w:val="Bibliography"/>
        <w:rPr/>
      </w:pPr>
      <w:bookmarkStart w:id="126" w:name="ref-rattenbury2018_Copy_1_Copy_1"/>
      <w:bookmarkStart w:id="127" w:name="ref-ritchie1970"/>
      <w:bookmarkEnd w:id="126"/>
      <w:bookmarkEnd w:id="127"/>
      <w:r>
        <w:rPr/>
        <w:t xml:space="preserve">Ritchie, J.C., Clebsch, E.E.C., Rudolph, W.K., 1970. </w:t>
      </w:r>
      <w:hyperlink r:id="rId49">
        <w:r>
          <w:rPr>
            <w:rStyle w:val="Hyperlink"/>
          </w:rPr>
          <w:t>Distribution of fallout and natural gamma radionuclides in litter, humus and surface mineral soil layers under natural vegetation in the great smoky mountains, north carolina-tennessee</w:t>
        </w:r>
      </w:hyperlink>
      <w:r>
        <w:rPr/>
        <w:t>. Health Physics 18, 479.</w:t>
      </w:r>
    </w:p>
    <w:p>
      <w:pPr>
        <w:pStyle w:val="Bibliography"/>
        <w:rPr/>
      </w:pPr>
      <w:bookmarkStart w:id="128" w:name="ref-ritchie1970_Copy_1"/>
      <w:bookmarkStart w:id="129" w:name="ref-rizzo2016"/>
      <w:bookmarkEnd w:id="128"/>
      <w:bookmarkEnd w:id="129"/>
      <w:r>
        <w:rPr/>
        <w:t xml:space="preserve">Rizzo, R., Demattê, J.A.M., Lepsch, I.F., Gallo, B.C., Fongaro, C.T., 2016. Digital soil mapping at local scale using a multi-depth VisNIR spectral library and terrain attributes. Geoderma 274, 18–27. </w:t>
      </w:r>
      <w:hyperlink r:id="rId50">
        <w:r>
          <w:rPr>
            <w:rStyle w:val="Hyperlink"/>
          </w:rPr>
          <w:t>https://doi.org/10.1016/j.geoderma.2016.03.019</w:t>
        </w:r>
      </w:hyperlink>
    </w:p>
    <w:p>
      <w:pPr>
        <w:pStyle w:val="Bibliography"/>
        <w:rPr/>
      </w:pPr>
      <w:bookmarkStart w:id="130" w:name="ref-rizzo2016_Copy_1"/>
      <w:bookmarkStart w:id="131" w:name="ref-rstudio2026"/>
      <w:bookmarkEnd w:id="130"/>
      <w:bookmarkEnd w:id="131"/>
      <w:r>
        <w:rPr/>
        <w:t xml:space="preserve">RStudio, 2026. </w:t>
      </w:r>
      <w:hyperlink r:id="rId51">
        <w:r>
          <w:rPr>
            <w:rStyle w:val="Hyperlink"/>
          </w:rPr>
          <w:t>RStudio: Integrated development environment for r</w:t>
        </w:r>
      </w:hyperlink>
      <w:r>
        <w:rPr/>
        <w:t>.</w:t>
      </w:r>
    </w:p>
    <w:p>
      <w:pPr>
        <w:pStyle w:val="Normal"/>
        <w:spacing w:lineRule="auto" w:line="324" w:before="0" w:after="0"/>
        <w:ind w:hanging="0" w:left="0" w:right="0"/>
        <w:rPr/>
      </w:pPr>
      <w:r>
        <w:rPr/>
        <w:t xml:space="preserve">Soligo, M.F., Pedron, F.A., Moura-Bueno, J.M., Hort, T.Z., Dalmolin, R.S.D., Nalin, R.S., 2023. Sampling Design and Spatial Modeling of Available Phosphorus in a Complex Agricultural Area in Southern Brazil. Journal of Soil Science and Plant Nutrition 23:6125–6138. </w:t>
      </w:r>
      <w:hyperlink r:id="rId52">
        <w:r>
          <w:rPr>
            <w:rStyle w:val="Hyperlink"/>
          </w:rPr>
          <w:t>https://doi.org/10.1007/s42729-023-01470-6</w:t>
        </w:r>
      </w:hyperlink>
    </w:p>
    <w:p>
      <w:pPr>
        <w:pStyle w:val="Bibliography"/>
        <w:rPr/>
      </w:pPr>
      <w:bookmarkStart w:id="132" w:name="ref-rstudio2026_Copy_1"/>
      <w:bookmarkStart w:id="133" w:name="ref-starr1995"/>
      <w:bookmarkEnd w:id="132"/>
      <w:bookmarkEnd w:id="133"/>
      <w:r>
        <w:rPr/>
        <w:t xml:space="preserve">Starr, J.L., Meisinger, J.J., Parkin, T.B., 1995. Influence of sample size on chemical and physical soil measurements. Soil Science Society of America Journal 59, 713–719. </w:t>
      </w:r>
      <w:hyperlink r:id="rId53">
        <w:r>
          <w:rPr>
            <w:rStyle w:val="Hyperlink"/>
          </w:rPr>
          <w:t>https://doi.org/10.2136/sssaj1995.03615995005900030012x</w:t>
        </w:r>
      </w:hyperlink>
    </w:p>
    <w:p>
      <w:pPr>
        <w:pStyle w:val="Bibliography"/>
        <w:rPr/>
      </w:pPr>
      <w:bookmarkStart w:id="134" w:name="ref-stonehouse1971"/>
      <w:bookmarkStart w:id="135" w:name="ref-starr1995_Copy_1"/>
      <w:bookmarkEnd w:id="134"/>
      <w:bookmarkEnd w:id="135"/>
      <w:r>
        <w:rPr/>
        <w:t xml:space="preserve">Stonehouse, H.B., St. Arnaud, R.J., 1971. Distribution of iron, clay and extractable iron and aluminum in some saskatchewan soils. Canadian Journal of Soil Science 51, 283–292. </w:t>
      </w:r>
      <w:hyperlink r:id="rId54">
        <w:r>
          <w:rPr>
            <w:rStyle w:val="Hyperlink"/>
          </w:rPr>
          <w:t>https://doi.org/10.4141/cjss71-036</w:t>
        </w:r>
      </w:hyperlink>
    </w:p>
    <w:p>
      <w:pPr>
        <w:pStyle w:val="Bibliography"/>
        <w:rPr>
          <w:del w:id="415" w:author="Unknown Author" w:date="2026-10-12T11:15:15Z"/>
          <w:rStyle w:val="Hyperlink"/>
        </w:rPr>
      </w:pPr>
      <w:bookmarkStart w:id="136" w:name="ref-sun2021"/>
      <w:bookmarkStart w:id="137" w:name="ref-stonehouse1971_Copy_1"/>
      <w:bookmarkEnd w:id="136"/>
      <w:bookmarkEnd w:id="137"/>
      <w:r>
        <w:rPr/>
        <w:t>Sun, Y., Guo, W., Weindorf, D.C., Sun, F., Deb, S., Cao, G., Neupane, J., Lin, Z., Raihan, A., 2021</w:t>
      </w:r>
      <w:del w:id="414" w:author="Unknown Author" w:date="2026-10-12T11:15:17Z">
        <w:r>
          <w:rPr/>
          <w:delText>a</w:delText>
        </w:r>
      </w:del>
      <w:r>
        <w:rPr/>
        <w:t xml:space="preserve">. Field-scale spatial variability of soil calcium in a semi-arid region: Implications for soil erosion and site-specific management. PEDOSPHERE 31, 705–714. </w:t>
      </w:r>
      <w:hyperlink r:id="rId55">
        <w:r>
          <w:rPr>
            <w:rStyle w:val="Hyperlink"/>
          </w:rPr>
          <w:t>https://doi.org/10.1016/S1002-0160(21)60019-X</w:t>
        </w:r>
      </w:hyperlink>
    </w:p>
    <w:p>
      <w:pPr>
        <w:pStyle w:val="Bibliography"/>
        <w:rPr>
          <w:rStyle w:val="Hyperlink"/>
        </w:rPr>
      </w:pPr>
      <w:bookmarkStart w:id="138" w:name="ref-sun2021_Copy_1_Copy_1"/>
      <w:bookmarkStart w:id="139" w:name="ref-sun2021a_Copy_1"/>
      <w:bookmarkEnd w:id="138"/>
      <w:bookmarkEnd w:id="139"/>
      <w:del w:id="416" w:author="Unknown Author" w:date="2026-10-12T11:15:15Z">
        <w:r>
          <w:rPr/>
          <w:delText xml:space="preserve">Sun, Y., Guo, W., Weindorf, D.C., Sun, F., Deb, S., Cao, G., Neupane, J., Lin, Z., Raihan, A., 2021b. Field-scale spatial variability of soil calcium in a semi-arid region: Implications for soil erosion and site-specific management. PEDOSPHERE 31, 705–714. </w:delText>
        </w:r>
      </w:del>
      <w:hyperlink r:id="rId56">
        <w:del w:id="417" w:author="Unknown Author" w:date="2026-10-12T11:15:15Z">
          <w:r>
            <w:rPr>
              <w:rStyle w:val="Hyperlink"/>
            </w:rPr>
            <w:delText>https://doi.org/10.1016/S1002-0160(21)60019-X</w:delText>
          </w:r>
        </w:del>
      </w:hyperlink>
    </w:p>
    <w:p>
      <w:pPr>
        <w:pStyle w:val="Bibliography"/>
        <w:rPr/>
      </w:pPr>
      <w:r>
        <w:rPr/>
        <w:t>Tajik, S., Ayoubi, S., Nourbakhsh, F., 2012. Prediction of Soil Enzymes Activity by Digital Terrain Analysis: Comparing Artificial Neural Network and Multiple Linear Regression Models. Environmental Engineering Science 29:798–806. https://doi.org/10.1089/ees.2011.0313</w:t>
      </w:r>
    </w:p>
    <w:p>
      <w:pPr>
        <w:pStyle w:val="Bibliography"/>
        <w:rPr/>
      </w:pPr>
      <w:bookmarkStart w:id="140" w:name="ref-rcoreteam2026"/>
      <w:bookmarkStart w:id="141" w:name="ref-sun2021a_Copy_1_Copy_1"/>
      <w:bookmarkEnd w:id="140"/>
      <w:bookmarkEnd w:id="141"/>
      <w:r>
        <w:rPr/>
        <w:t xml:space="preserve">Team, R.C., 2026. </w:t>
      </w:r>
      <w:hyperlink r:id="rId57">
        <w:r>
          <w:rPr>
            <w:rStyle w:val="Hyperlink"/>
          </w:rPr>
          <w:t>R: A language and environment for statistical computing</w:t>
        </w:r>
      </w:hyperlink>
      <w:r>
        <w:rPr/>
        <w:t>.</w:t>
      </w:r>
    </w:p>
    <w:p>
      <w:pPr>
        <w:pStyle w:val="Bibliography"/>
        <w:rPr/>
      </w:pPr>
      <w:bookmarkStart w:id="142" w:name="ref-rcoreteam2026_Copy_1"/>
      <w:bookmarkStart w:id="143" w:name="ref-umali2012"/>
      <w:bookmarkEnd w:id="142"/>
      <w:bookmarkEnd w:id="143"/>
      <w:r>
        <w:rPr/>
        <w:t xml:space="preserve">Umali, B.P., Oliver, D.P., Forrester, S., Chittleborough, D.J., Hutson, J.L., Kookana, R.S., Ostendorf, B., 2012. The effect of terrain and management on the spatial variability of soil properties in an apple orchard. CATENA 93, 38–48. </w:t>
      </w:r>
      <w:hyperlink r:id="rId58">
        <w:r>
          <w:rPr>
            <w:rStyle w:val="Hyperlink"/>
          </w:rPr>
          <w:t>https://doi.org/10.1016/j.catena.2012.01.010</w:t>
        </w:r>
      </w:hyperlink>
    </w:p>
    <w:p>
      <w:pPr>
        <w:pStyle w:val="Bibliography"/>
        <w:rPr/>
      </w:pPr>
      <w:bookmarkStart w:id="144" w:name="ref-umali2012_Copy_1"/>
      <w:bookmarkStart w:id="145" w:name="ref-vasu2017"/>
      <w:bookmarkEnd w:id="144"/>
      <w:bookmarkEnd w:id="145"/>
      <w:r>
        <w:rPr/>
        <w:t xml:space="preserve">Vasu, D., Singh, S.K., Sahu, N., Tiwary, P., Chandran, P., Duraisami, V.P., Ramamurthy, V., Lalitha, M., Kalaiselvi, B., 2017. Assessment of spatial variability of soil properties using geospatial techniques for farm level nutrient management. Soil and Tillage Research 169, 25–34. </w:t>
      </w:r>
      <w:hyperlink r:id="rId59">
        <w:r>
          <w:rPr>
            <w:rStyle w:val="Hyperlink"/>
          </w:rPr>
          <w:t>https://doi.org/10.1016/j.still.2017.01.006</w:t>
        </w:r>
      </w:hyperlink>
    </w:p>
    <w:p>
      <w:pPr>
        <w:pStyle w:val="Bibliography"/>
        <w:rPr/>
      </w:pPr>
      <w:bookmarkStart w:id="146" w:name="ref-vasu2017_Copy_1"/>
      <w:bookmarkStart w:id="147" w:name="ref-vidon2010"/>
      <w:bookmarkEnd w:id="146"/>
      <w:bookmarkEnd w:id="147"/>
      <w:r>
        <w:rPr/>
        <w:t xml:space="preserve">Vidon, P., Allan, C., Burns, D., Duval, T.P., Gurwick, N., Inamdar, S., Lowrance, R., Okay, J., Scott, D., Sebestyen, S., 2010. Hot spots and hot moments in riparian zones: Potential for improved water quality management. Journal of the American Water Resources Association 46, 278–298. </w:t>
      </w:r>
      <w:hyperlink r:id="rId60">
        <w:r>
          <w:rPr>
            <w:rStyle w:val="Hyperlink"/>
          </w:rPr>
          <w:t>https://doi.org/10.1111/j.1752-1688.2010.00420.x</w:t>
        </w:r>
      </w:hyperlink>
    </w:p>
    <w:p>
      <w:pPr>
        <w:pStyle w:val="Bibliography"/>
        <w:rPr/>
      </w:pPr>
      <w:bookmarkStart w:id="148" w:name="ref-vidon2010_Copy_1"/>
      <w:bookmarkStart w:id="149" w:name="ref-viscarrarossel2009"/>
      <w:bookmarkEnd w:id="148"/>
      <w:bookmarkEnd w:id="149"/>
      <w:r>
        <w:rPr/>
        <w:t xml:space="preserve">Viscarra Rossel, R.A., Cattle, S.R., Ortega, A., Fouad, Y., 2009. In situ measurements of soil colour, mineral composition and clay content by visNIR spectroscopy. Geoderma 150, 253–266. </w:t>
      </w:r>
      <w:hyperlink r:id="rId61">
        <w:r>
          <w:rPr>
            <w:rStyle w:val="Hyperlink"/>
          </w:rPr>
          <w:t>https://doi.org/10.1016/j.geoderma.2009.01.025</w:t>
        </w:r>
      </w:hyperlink>
    </w:p>
    <w:p>
      <w:pPr>
        <w:pStyle w:val="Bibliography"/>
        <w:rPr/>
      </w:pPr>
      <w:bookmarkStart w:id="150" w:name="ref-viscarrarossel2006"/>
      <w:bookmarkStart w:id="151" w:name="ref-viscarrarossel2009_Copy_1"/>
      <w:bookmarkEnd w:id="150"/>
      <w:bookmarkEnd w:id="151"/>
      <w:r>
        <w:rPr/>
        <w:t>Viscarra Rossel, R.A., Minasny, B., Roudier, P., McBratney, A.B., 2006. Colour space models for soil science. Geoderma 133, 320337.</w:t>
      </w:r>
    </w:p>
    <w:p>
      <w:pPr>
        <w:pStyle w:val="Bibliography"/>
        <w:rPr/>
      </w:pPr>
      <w:bookmarkStart w:id="152" w:name="ref-viscarrarossel2006_Copy_1"/>
      <w:bookmarkStart w:id="153" w:name="ref-wickham2016"/>
      <w:bookmarkEnd w:id="152"/>
      <w:bookmarkEnd w:id="153"/>
      <w:r>
        <w:rPr/>
        <w:t>Wickham, H., 2016. ggplot2: Elegant graphics for data analysis. Springer-Verlag, New York NY U.S.A.</w:t>
      </w:r>
    </w:p>
    <w:p>
      <w:pPr>
        <w:pStyle w:val="Bibliography"/>
        <w:rPr/>
      </w:pPr>
      <w:bookmarkStart w:id="154" w:name="ref-wickham2016_Copy_1"/>
      <w:bookmarkStart w:id="155" w:name="ref-wilkinson2015"/>
      <w:bookmarkEnd w:id="154"/>
      <w:bookmarkEnd w:id="155"/>
      <w:r>
        <w:rPr/>
        <w:t xml:space="preserve">Wilkinson, S.N., Olley, J.M., Furuichi, T., Burton, J., Kinsey-Henderson, A.E., 2015. Sediment source tracing with stratified sampling and weightings based on spatial gradients in soil erosion. Journal of Soils and Sediments 15, 2038–2051. </w:t>
      </w:r>
      <w:hyperlink r:id="rId62">
        <w:r>
          <w:rPr>
            <w:rStyle w:val="Hyperlink"/>
          </w:rPr>
          <w:t>https://doi.org/10.1007/s11368-015-1134-2</w:t>
        </w:r>
      </w:hyperlink>
    </w:p>
    <w:p>
      <w:pPr>
        <w:pStyle w:val="Bibliography"/>
        <w:rPr>
          <w:ins w:id="419" w:author="Unknown Author" w:date="2026-10-09T11:38:39Z"/>
        </w:rPr>
      </w:pPr>
      <w:bookmarkStart w:id="156" w:name="ref-wilson2008"/>
      <w:bookmarkStart w:id="157" w:name="ref-wilkinson2015_Copy_1"/>
      <w:bookmarkEnd w:id="156"/>
      <w:bookmarkEnd w:id="157"/>
      <w:r>
        <w:rPr/>
        <w:t xml:space="preserve">Wilson, M.A., Burt, R., Indorante, S.J., Jenkins, A.B., Chiaretti, J.V., Ulmer, M.G., Scheyer, J.M., 2008. Geochemistry in the modern soil survey program. Environmental Monitoring and Assessment 139, 151–171. </w:t>
      </w:r>
      <w:hyperlink r:id="rId63">
        <w:r>
          <w:rPr>
            <w:rStyle w:val="Hyperlink"/>
            <w:rFonts w:eastAsia="Cambria"/>
            <w:color w:val="auto"/>
            <w:sz w:val="24"/>
            <w:lang w:val="en-US" w:eastAsia="en-US" w:bidi="ar-SA"/>
            <w:rPrChange w:id="0" w:author="Unknown Author" w:date="2026-10-09T11:38:39Z">
              <w:rPr>
                <w:rStyle w:val="Hyperlink"/>
                <w:kern w:val="0"/>
                <w:szCs w:val="24"/>
              </w:rPr>
            </w:rPrChange>
          </w:rPr>
          <w:t>https://doi.org/10.1007/s10661-007-9822-z</w:t>
        </w:r>
      </w:hyperlink>
    </w:p>
    <w:p>
      <w:pPr>
        <w:pStyle w:val="Bibliography"/>
        <w:spacing w:before="0" w:after="0"/>
        <w:rPr>
          <w:vanish/>
          <w:specVanish/>
        </w:rPr>
      </w:pPr>
      <w:r>
        <w:rPr/>
        <w:t>Xiong, L., Li, S., Tang, G., Strobl, J., 2022. Geomorphometry and terrain analysis: data, methods, platfor</w:t>
      </w:r>
    </w:p>
    <w:p>
      <w:pPr>
        <w:pStyle w:val="Normal"/>
        <w:spacing w:lineRule="auto" w:line="324" w:before="0" w:after="0"/>
        <w:ind w:hanging="0" w:left="0" w:right="0"/>
        <w:rPr>
          <w:ins w:id="422" w:author="Unknown Author" w:date="2026-10-09T11:38:39Z"/>
        </w:rPr>
      </w:pPr>
      <w:r/>
      <w:r>
        <w:rPr/>
      </w:r>
      <w:ins w:id="420" w:author="Unknown Author" w:date="2026-10-09T11:38:39Z">
        <w:r>
          <w:rPr/>
          <w:t xml:space="preserve">ms and applications. Earth-Science Reviews 233, 104191. </w:t>
        </w:r>
      </w:ins>
      <w:hyperlink r:id="rId64">
        <w:ins w:id="421" w:author="Unknown Author" w:date="2026-10-09T11:38:39Z">
          <w:r>
            <w:rPr>
              <w:rStyle w:val="Hyperlink"/>
            </w:rPr>
            <w:t>https://doi.org/10.1016/j.earscirev.2022.104191</w:t>
          </w:r>
        </w:ins>
      </w:hyperlink>
    </w:p>
    <w:p>
      <w:pPr>
        <w:pStyle w:val="Bibliography"/>
        <w:rPr/>
      </w:pPr>
      <w:bookmarkStart w:id="158" w:name="ref-zhang2012"/>
      <w:bookmarkStart w:id="159" w:name="ref-wilson2008_Copy_1"/>
      <w:bookmarkEnd w:id="158"/>
      <w:bookmarkEnd w:id="159"/>
      <w:r>
        <w:rPr/>
        <w:t xml:space="preserve">Zhang, S., Huang, Y., Shen, C., Ye, H., Du, Y., 2012. Spatial prediction of soil organic matter using terrain indices and categorical variables as auxiliary information. Geoderma, Entering the digital era: Special issue of pedometrics 2009, beijing 171-172, 35–43. </w:t>
      </w:r>
      <w:r>
        <w:rPr>
          <w:rStyle w:val="Hyperlink"/>
          <w:rFonts w:eastAsia="Cambria"/>
          <w:color w:themeColor="accent1" w:val="4F81BD"/>
          <w:kern w:val="0"/>
          <w:sz w:val="24"/>
          <w:szCs w:val="24"/>
          <w:lang w:val="en-US" w:eastAsia="en-US" w:bidi="ar-SA"/>
        </w:rPr>
        <w:t>https://doi.org/10.1016/j.geoderma.2011.07.012</w:t>
      </w:r>
    </w:p>
    <w:p>
      <w:pPr>
        <w:pStyle w:val="Bibliography"/>
        <w:rPr/>
      </w:pPr>
      <w:r>
        <w:rPr>
          <w:rStyle w:val="Hyperlink"/>
        </w:rPr>
        <w:t>Žížala, D., Princ, T., Skála, J., Juřicová, A., Lukas, V., Bohovic, R., Zádorová, T., Minařík, R., 2024. Soil sampling design matters - Enhancing the efficiency of digital soil mapping at the field scale. Geoderma Regional 39:e00874. https://doi.org/10.1016/j.geodrs.2024.e00874</w:t>
      </w:r>
    </w:p>
    <w:p>
      <w:pPr>
        <w:pStyle w:val="Heading3"/>
        <w:ind w:hanging="0" w:left="0"/>
        <w:rPr/>
      </w:pPr>
      <w:r>
        <w:rPr>
          <w:rStyle w:val="Hyperlink"/>
          <w:color w:val="000000"/>
        </w:rPr>
        <w:t>Figure Captions</w:t>
      </w:r>
    </w:p>
    <w:p>
      <w:pPr>
        <w:pStyle w:val="BodyText"/>
        <w:rPr/>
      </w:pPr>
      <w:r>
        <w:rPr>
          <w:rStyle w:val="Hyperlink"/>
          <w:color w:val="000000"/>
        </w:rPr>
        <w:t xml:space="preserve">Figure 1: </w:t>
      </w:r>
      <w:del w:id="423" w:author="Unknown Author" w:date="2026-10-12T12:04:41Z">
        <w:r>
          <w:rPr>
            <w:rStyle w:val="Hyperlink"/>
            <w:color w:val="000000"/>
          </w:rPr>
          <w:delText>a) Map showing the location of the study sites within Canada. Location of the two study sites and nearby town of McCreary, and regional b) land use, and c) topography. Local topography and soil sampling locations at the d) forested site and e) agricultural sit</w:delText>
        </w:r>
      </w:del>
      <w:ins w:id="424" w:author="Unknown Author" w:date="2026-10-12T12:04:41Z">
        <w:r>
          <w:rPr>
            <w:rStyle w:val="Hyperlink"/>
            <w:color w:val="000000"/>
          </w:rPr>
          <w:t>a) Map showing the location of the study sites within Canada. b) Location of the two study sites and nearby town of McCreary and regional land use. Local topography and soil sampling locations at the c) forested site and d) agricultural site at a spacing of approximately 100m.</w:t>
        </w:r>
      </w:ins>
      <w:r>
        <w:rPr>
          <w:rStyle w:val="Hyperlink"/>
          <w:color w:val="000000"/>
        </w:rPr>
        <w:t xml:space="preserve">e. </w:t>
      </w:r>
    </w:p>
    <w:p>
      <w:pPr>
        <w:pStyle w:val="BodyText"/>
        <w:rPr/>
      </w:pPr>
      <w:r>
        <w:rPr>
          <w:rStyle w:val="Hyperlink"/>
          <w:color w:val="000000"/>
        </w:rPr>
        <w:t>Figure 2: Kriged maps of colour and geochemical properties and elevation across the agricultural site.</w:t>
      </w:r>
    </w:p>
    <w:p>
      <w:pPr>
        <w:pStyle w:val="BodyText"/>
        <w:rPr/>
      </w:pPr>
      <w:r>
        <w:rPr>
          <w:rStyle w:val="Hyperlink"/>
          <w:color w:val="000000"/>
        </w:rPr>
        <w:t xml:space="preserve">Figure 3: Kriged map of colour and geochemical properties and elevation across the forested site. </w:t>
      </w:r>
    </w:p>
    <w:p>
      <w:pPr>
        <w:pStyle w:val="BodyText"/>
        <w:rPr/>
      </w:pPr>
      <w:r>
        <w:rPr>
          <w:rStyle w:val="Hyperlink"/>
          <w:color w:val="000000"/>
        </w:rPr>
        <w:t>Figure 4: Heat map of the Random Forest regression results showing the ranking of the importance of terrain attributes (based on % increase in Mean Squared Error) in explaining the spatial variability of colour and geochemical properties within the agricultural and forested sites. Top panel shows an average ranking for each site and across both sites.</w:t>
      </w:r>
    </w:p>
    <w:p>
      <w:pPr>
        <w:pStyle w:val="BodyText"/>
        <w:spacing w:before="180" w:after="180"/>
        <w:rPr/>
      </w:pPr>
      <w:r>
        <w:rPr>
          <w:rStyle w:val="Hyperlink"/>
          <w:color w:val="000000"/>
        </w:rPr>
        <w:t xml:space="preserve">Figure 5: Maps and PCA plots demonstrating the clustering analysis of terrain attributes for the forest site (a, b) and the agricultural site (c, d). </w:t>
      </w:r>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aramond">
    <w:charset w:val="01"/>
    <w:family w:val="roman"/>
    <w:pitch w:val="variable"/>
  </w:font>
  <w:font w:name="Calibri">
    <w:charset w:val="01"/>
    <w:family w:val="roman"/>
    <w:pitch w:val="variable"/>
  </w:font>
  <w:font w:name="Consolas">
    <w:charset w:val="01"/>
    <w:family w:val="roman"/>
    <w:pitch w:val="variable"/>
  </w:font>
  <w:font w:name="Segoe UI">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20"/>
  <w:embedSystemFonts/>
  <w:trackRevisions/>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UI"/>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200"/>
      <w:jc w:val="left"/>
    </w:pPr>
    <w:rPr>
      <w:rFonts w:ascii="Cambria" w:hAnsi="Cambria" w:eastAsia="Cambria" w:cs="Noto Sans Arabic UI"/>
      <w:color w:val="auto"/>
      <w:kern w:val="0"/>
      <w:sz w:val="24"/>
      <w:szCs w:val="24"/>
      <w:lang w:val="en-US" w:eastAsia="en-US" w:bidi="ar-SA"/>
    </w:rPr>
  </w:style>
  <w:style w:type="paragraph" w:styleId="Heading1">
    <w:name w:val="heading 1"/>
    <w:basedOn w:val="Normal"/>
    <w:next w:val="BodyText"/>
    <w:qFormat/>
    <w:pPr>
      <w:keepNext w:val="true"/>
      <w:keepLines/>
      <w:spacing w:before="480" w:after="0"/>
      <w:jc w:val="center"/>
      <w:outlineLvl w:val="0"/>
    </w:pPr>
    <w:rPr>
      <w:rFonts w:ascii="Garamond" w:hAnsi="Garamond" w:eastAsia="Cambria" w:cs="Noto Sans Arabic UI"/>
      <w:b/>
      <w:bCs/>
      <w:color w:themeColor="dark1" w:val="000000"/>
      <w:sz w:val="28"/>
      <w:szCs w:val="32"/>
    </w:rPr>
  </w:style>
  <w:style w:type="paragraph" w:styleId="Heading2">
    <w:name w:val="heading 2"/>
    <w:basedOn w:val="Normal"/>
    <w:next w:val="BodyText"/>
    <w:qFormat/>
    <w:pPr>
      <w:keepNext w:val="true"/>
      <w:keepLines/>
      <w:spacing w:before="200" w:after="0"/>
      <w:outlineLvl w:val="1"/>
    </w:pPr>
    <w:rPr>
      <w:rFonts w:ascii="Garamond" w:hAnsi="Garamond" w:eastAsia="Cambria" w:cs="Noto Sans Arabic UI"/>
      <w:b/>
      <w:bCs/>
      <w:color w:themeColor="dark1" w:val="000000"/>
      <w:sz w:val="28"/>
      <w:szCs w:val="28"/>
    </w:rPr>
  </w:style>
  <w:style w:type="paragraph" w:styleId="Heading3">
    <w:name w:val="heading 3"/>
    <w:basedOn w:val="Normal"/>
    <w:next w:val="BodyText"/>
    <w:qFormat/>
    <w:pPr>
      <w:keepNext w:val="true"/>
      <w:keepLines/>
      <w:spacing w:before="200" w:after="0"/>
      <w:outlineLvl w:val="2"/>
    </w:pPr>
    <w:rPr>
      <w:rFonts w:ascii="Garamond" w:hAnsi="Garamond" w:eastAsia="Cambria" w:cs="Noto Sans Arabic UI"/>
      <w:b/>
      <w:bCs/>
      <w:color w:themeColor="dark1" w:val="000000"/>
    </w:rPr>
  </w:style>
  <w:style w:type="paragraph" w:styleId="Heading4">
    <w:name w:val="heading 4"/>
    <w:basedOn w:val="Normal"/>
    <w:next w:val="BodyText"/>
    <w:qFormat/>
    <w:pPr>
      <w:keepNext w:val="true"/>
      <w:keepLines/>
      <w:spacing w:before="200" w:after="0"/>
      <w:outlineLvl w:val="3"/>
    </w:pPr>
    <w:rPr>
      <w:rFonts w:ascii="Garamond" w:hAnsi="Garamond" w:eastAsia="Cambria" w:cs="Noto Sans Arabic UI"/>
      <w:bCs/>
      <w:iCs/>
      <w:color w:themeColor="dark1" w:val="000000"/>
    </w:rPr>
  </w:style>
  <w:style w:type="paragraph" w:styleId="Heading5">
    <w:name w:val="heading 5"/>
    <w:basedOn w:val="Normal"/>
    <w:next w:val="BodyText"/>
    <w:qFormat/>
    <w:pPr>
      <w:keepNext w:val="true"/>
      <w:keepLines/>
      <w:spacing w:before="200" w:after="0"/>
      <w:outlineLvl w:val="4"/>
    </w:pPr>
    <w:rPr>
      <w:rFonts w:ascii="Calibri" w:hAnsi="Calibri" w:eastAsia="Cambria" w:cs="Noto Sans Arabic UI"/>
      <w:iCs/>
      <w:color w:themeColor="accent1" w:val="4F81BD"/>
    </w:rPr>
  </w:style>
  <w:style w:type="paragraph" w:styleId="Heading6">
    <w:name w:val="heading 6"/>
    <w:basedOn w:val="Normal"/>
    <w:next w:val="BodyText"/>
    <w:qFormat/>
    <w:pPr>
      <w:keepNext w:val="true"/>
      <w:keepLines/>
      <w:spacing w:before="200" w:after="0"/>
      <w:outlineLvl w:val="5"/>
    </w:pPr>
    <w:rPr>
      <w:rFonts w:ascii="Garamond" w:hAnsi="Garamond" w:eastAsia="Cambria" w:cs="Noto Sans Arabic UI"/>
      <w:color w:themeColor="dark1" w:val="000000"/>
    </w:rPr>
  </w:style>
  <w:style w:type="paragraph" w:styleId="Heading7">
    <w:name w:val="heading 7"/>
    <w:basedOn w:val="Normal"/>
    <w:next w:val="BodyText"/>
    <w:qFormat/>
    <w:pPr>
      <w:keepNext w:val="true"/>
      <w:keepLines/>
      <w:spacing w:before="200" w:after="0"/>
      <w:outlineLvl w:val="6"/>
    </w:pPr>
    <w:rPr>
      <w:rFonts w:ascii="Calibri" w:hAnsi="Calibri" w:eastAsia="Cambria" w:cs="Noto Sans Arabic UI"/>
      <w:color w:themeColor="accent1" w:val="4F81BD"/>
    </w:rPr>
  </w:style>
  <w:style w:type="paragraph" w:styleId="Heading8">
    <w:name w:val="heading 8"/>
    <w:basedOn w:val="Normal"/>
    <w:next w:val="BodyText"/>
    <w:qFormat/>
    <w:pPr>
      <w:keepNext w:val="true"/>
      <w:keepLines/>
      <w:spacing w:before="200" w:after="0"/>
      <w:outlineLvl w:val="7"/>
    </w:pPr>
    <w:rPr>
      <w:rFonts w:ascii="Calibri" w:hAnsi="Calibri" w:eastAsia="Cambria" w:cs="Noto Sans Arabic UI"/>
      <w:color w:themeColor="accent1" w:val="4F81BD"/>
    </w:rPr>
  </w:style>
  <w:style w:type="paragraph" w:styleId="Heading9">
    <w:name w:val="heading 9"/>
    <w:basedOn w:val="Normal"/>
    <w:next w:val="BodyText"/>
    <w:qFormat/>
    <w:pPr>
      <w:keepNext w:val="true"/>
      <w:keepLines/>
      <w:spacing w:before="200" w:after="0"/>
      <w:outlineLvl w:val="8"/>
    </w:pPr>
    <w:rPr>
      <w:rFonts w:ascii="Calibri" w:hAnsi="Calibri" w:eastAsia="Cambria" w:cs="Noto Sans Arabic UI"/>
      <w:color w:themeColor="accent1" w:val="4F81BD"/>
    </w:rPr>
  </w:style>
  <w:style w:type="character" w:styleId="DefaultParagraphFont">
    <w:name w:val="Default Paragraph Font"/>
    <w:qFormat/>
    <w:rPr/>
  </w:style>
  <w:style w:type="character" w:styleId="CaptionChar">
    <w:name w:val="Caption Char"/>
    <w:basedOn w:val="DefaultParagraphFont"/>
    <w:link w:val="Caption"/>
    <w:qFormat/>
    <w:rPr/>
  </w:style>
  <w:style w:type="character" w:styleId="VerbatimChar">
    <w:name w:val="Verbatim Char"/>
    <w:basedOn w:val="CaptionChar"/>
    <w:link w:val="SourceCode"/>
    <w:qFormat/>
    <w:rPr>
      <w:rFonts w:ascii="Consolas" w:hAnsi="Consolas"/>
      <w:sz w:val="22"/>
    </w:rPr>
  </w:style>
  <w:style w:type="character" w:styleId="SectionNumber">
    <w:name w:val="Section Number"/>
    <w:basedOn w:val="Caption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BalloonTextChar">
    <w:name w:val="Balloon Text Char"/>
    <w:basedOn w:val="DefaultParagraphFont"/>
    <w:link w:val="BalloonText"/>
    <w:qFormat/>
    <w:rPr>
      <w:rFonts w:ascii="Segoe UI" w:hAnsi="Segoe UI" w:cs="Segoe UI"/>
      <w:sz w:val="18"/>
      <w:szCs w:val="18"/>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LineNumber">
    <w:name w:val="line number"/>
    <w:basedOn w:val="DefaultParagraphFont"/>
    <w:rPr/>
  </w:style>
  <w:style w:type="character" w:styleId="KeywordTok">
    <w:name w:val="KeywordTok"/>
    <w:basedOn w:val="VerbatimChar"/>
    <w:qFormat/>
    <w:rPr>
      <w:rFonts w:ascii="Consolas" w:hAnsi="Consolas"/>
      <w:b/>
      <w:color w:val="003B4F"/>
      <w:sz w:val="22"/>
      <w:shd w:fill="F1F3F5" w:val="clear"/>
    </w:rPr>
  </w:style>
  <w:style w:type="character" w:styleId="DataTypeTok">
    <w:name w:val="DataTypeTok"/>
    <w:basedOn w:val="VerbatimChar"/>
    <w:qFormat/>
    <w:rPr>
      <w:rFonts w:ascii="Consolas" w:hAnsi="Consolas"/>
      <w:color w:val="AD0000"/>
      <w:sz w:val="22"/>
      <w:shd w:fill="F1F3F5" w:val="clear"/>
    </w:rPr>
  </w:style>
  <w:style w:type="character" w:styleId="DecValTok">
    <w:name w:val="DecValTok"/>
    <w:basedOn w:val="VerbatimChar"/>
    <w:qFormat/>
    <w:rPr>
      <w:rFonts w:ascii="Consolas" w:hAnsi="Consolas"/>
      <w:color w:val="AD0000"/>
      <w:sz w:val="22"/>
      <w:shd w:fill="F1F3F5" w:val="clear"/>
    </w:rPr>
  </w:style>
  <w:style w:type="character" w:styleId="BaseNTok">
    <w:name w:val="BaseNTok"/>
    <w:basedOn w:val="VerbatimChar"/>
    <w:qFormat/>
    <w:rPr>
      <w:rFonts w:ascii="Consolas" w:hAnsi="Consolas"/>
      <w:color w:val="AD0000"/>
      <w:sz w:val="22"/>
      <w:shd w:fill="F1F3F5" w:val="clear"/>
    </w:rPr>
  </w:style>
  <w:style w:type="character" w:styleId="FloatTok">
    <w:name w:val="FloatTok"/>
    <w:basedOn w:val="VerbatimChar"/>
    <w:qFormat/>
    <w:rPr>
      <w:rFonts w:ascii="Consolas" w:hAnsi="Consolas"/>
      <w:color w:val="AD0000"/>
      <w:sz w:val="22"/>
      <w:shd w:fill="F1F3F5" w:val="clear"/>
    </w:rPr>
  </w:style>
  <w:style w:type="character" w:styleId="ConstantTok">
    <w:name w:val="ConstantTok"/>
    <w:basedOn w:val="VerbatimChar"/>
    <w:qFormat/>
    <w:rPr>
      <w:rFonts w:ascii="Consolas" w:hAnsi="Consolas"/>
      <w:color w:val="8F5902"/>
      <w:sz w:val="22"/>
      <w:shd w:fill="F1F3F5" w:val="clear"/>
    </w:rPr>
  </w:style>
  <w:style w:type="character" w:styleId="CharTok">
    <w:name w:val="CharTok"/>
    <w:basedOn w:val="VerbatimChar"/>
    <w:qFormat/>
    <w:rPr>
      <w:rFonts w:ascii="Consolas" w:hAnsi="Consolas"/>
      <w:color w:val="20794D"/>
      <w:sz w:val="22"/>
      <w:shd w:fill="F1F3F5" w:val="clear"/>
    </w:rPr>
  </w:style>
  <w:style w:type="character" w:styleId="SpecialCharTok">
    <w:name w:val="SpecialCharTok"/>
    <w:basedOn w:val="VerbatimChar"/>
    <w:qFormat/>
    <w:rPr>
      <w:rFonts w:ascii="Consolas" w:hAnsi="Consolas"/>
      <w:color w:val="5E5E5E"/>
      <w:sz w:val="22"/>
      <w:shd w:fill="F1F3F5" w:val="clear"/>
    </w:rPr>
  </w:style>
  <w:style w:type="character" w:styleId="StringTok">
    <w:name w:val="StringTok"/>
    <w:basedOn w:val="VerbatimChar"/>
    <w:qFormat/>
    <w:rPr>
      <w:rFonts w:ascii="Consolas" w:hAnsi="Consolas"/>
      <w:color w:val="20794D"/>
      <w:sz w:val="22"/>
      <w:shd w:fill="F1F3F5" w:val="clear"/>
    </w:rPr>
  </w:style>
  <w:style w:type="character" w:styleId="VerbatimStringTok">
    <w:name w:val="VerbatimStringTok"/>
    <w:basedOn w:val="VerbatimChar"/>
    <w:qFormat/>
    <w:rPr>
      <w:rFonts w:ascii="Consolas" w:hAnsi="Consolas"/>
      <w:color w:val="20794D"/>
      <w:sz w:val="22"/>
      <w:shd w:fill="F1F3F5" w:val="clear"/>
    </w:rPr>
  </w:style>
  <w:style w:type="character" w:styleId="SpecialStringTok">
    <w:name w:val="SpecialStringTok"/>
    <w:basedOn w:val="VerbatimChar"/>
    <w:qFormat/>
    <w:rPr>
      <w:rFonts w:ascii="Consolas" w:hAnsi="Consolas"/>
      <w:color w:val="20794D"/>
      <w:sz w:val="22"/>
      <w:shd w:fill="F1F3F5" w:val="clear"/>
    </w:rPr>
  </w:style>
  <w:style w:type="character" w:styleId="ImportTok">
    <w:name w:val="ImportTok"/>
    <w:basedOn w:val="VerbatimChar"/>
    <w:qFormat/>
    <w:rPr>
      <w:rFonts w:ascii="Consolas" w:hAnsi="Consolas"/>
      <w:color w:val="00769E"/>
      <w:sz w:val="22"/>
      <w:shd w:fill="F1F3F5" w:val="clear"/>
    </w:rPr>
  </w:style>
  <w:style w:type="character" w:styleId="CommentTok">
    <w:name w:val="CommentTok"/>
    <w:basedOn w:val="VerbatimChar"/>
    <w:qFormat/>
    <w:rPr>
      <w:rFonts w:ascii="Consolas" w:hAnsi="Consolas"/>
      <w:color w:val="5E5E5E"/>
      <w:sz w:val="22"/>
      <w:shd w:fill="F1F3F5" w:val="clear"/>
    </w:rPr>
  </w:style>
  <w:style w:type="character" w:styleId="DocumentationTok">
    <w:name w:val="DocumentationTok"/>
    <w:basedOn w:val="VerbatimChar"/>
    <w:qFormat/>
    <w:rPr>
      <w:rFonts w:ascii="Consolas" w:hAnsi="Consolas"/>
      <w:i/>
      <w:color w:val="5E5E5E"/>
      <w:sz w:val="22"/>
      <w:shd w:fill="F1F3F5" w:val="clear"/>
    </w:rPr>
  </w:style>
  <w:style w:type="character" w:styleId="AnnotationTok">
    <w:name w:val="AnnotationTok"/>
    <w:basedOn w:val="VerbatimChar"/>
    <w:qFormat/>
    <w:rPr>
      <w:rFonts w:ascii="Consolas" w:hAnsi="Consolas"/>
      <w:color w:val="5E5E5E"/>
      <w:sz w:val="22"/>
      <w:shd w:fill="F1F3F5" w:val="clear"/>
    </w:rPr>
  </w:style>
  <w:style w:type="character" w:styleId="CommentVarTok">
    <w:name w:val="CommentVarTok"/>
    <w:basedOn w:val="VerbatimChar"/>
    <w:qFormat/>
    <w:rPr>
      <w:rFonts w:ascii="Consolas" w:hAnsi="Consolas"/>
      <w:i/>
      <w:color w:val="5E5E5E"/>
      <w:sz w:val="22"/>
      <w:shd w:fill="F1F3F5" w:val="clear"/>
    </w:rPr>
  </w:style>
  <w:style w:type="character" w:styleId="OtherTok">
    <w:name w:val="OtherTok"/>
    <w:basedOn w:val="VerbatimChar"/>
    <w:qFormat/>
    <w:rPr>
      <w:rFonts w:ascii="Consolas" w:hAnsi="Consolas"/>
      <w:color w:val="003B4F"/>
      <w:sz w:val="22"/>
      <w:shd w:fill="F1F3F5" w:val="clear"/>
    </w:rPr>
  </w:style>
  <w:style w:type="character" w:styleId="FunctionTok">
    <w:name w:val="FunctionTok"/>
    <w:basedOn w:val="VerbatimChar"/>
    <w:qFormat/>
    <w:rPr>
      <w:rFonts w:ascii="Consolas" w:hAnsi="Consolas"/>
      <w:color w:val="4758AB"/>
      <w:sz w:val="22"/>
      <w:shd w:fill="F1F3F5" w:val="clear"/>
    </w:rPr>
  </w:style>
  <w:style w:type="character" w:styleId="VariableTok">
    <w:name w:val="VariableTok"/>
    <w:basedOn w:val="VerbatimChar"/>
    <w:qFormat/>
    <w:rPr>
      <w:rFonts w:ascii="Consolas" w:hAnsi="Consolas"/>
      <w:color w:val="111111"/>
      <w:sz w:val="22"/>
      <w:shd w:fill="F1F3F5" w:val="clear"/>
    </w:rPr>
  </w:style>
  <w:style w:type="character" w:styleId="ControlFlowTok">
    <w:name w:val="ControlFlowTok"/>
    <w:basedOn w:val="VerbatimChar"/>
    <w:qFormat/>
    <w:rPr>
      <w:rFonts w:ascii="Consolas" w:hAnsi="Consolas"/>
      <w:b/>
      <w:color w:val="003B4F"/>
      <w:sz w:val="22"/>
      <w:shd w:fill="F1F3F5" w:val="clear"/>
    </w:rPr>
  </w:style>
  <w:style w:type="character" w:styleId="OperatorTok">
    <w:name w:val="OperatorTok"/>
    <w:basedOn w:val="VerbatimChar"/>
    <w:qFormat/>
    <w:rPr>
      <w:rFonts w:ascii="Consolas" w:hAnsi="Consolas"/>
      <w:color w:val="5E5E5E"/>
      <w:sz w:val="22"/>
      <w:shd w:fill="F1F3F5" w:val="clear"/>
    </w:rPr>
  </w:style>
  <w:style w:type="character" w:styleId="BuiltInTok">
    <w:name w:val="BuiltInTok"/>
    <w:basedOn w:val="VerbatimChar"/>
    <w:qFormat/>
    <w:rPr>
      <w:rFonts w:ascii="Consolas" w:hAnsi="Consolas"/>
      <w:color w:val="003B4F"/>
      <w:sz w:val="22"/>
      <w:shd w:fill="F1F3F5" w:val="clear"/>
    </w:rPr>
  </w:style>
  <w:style w:type="character" w:styleId="ExtensionTok">
    <w:name w:val="ExtensionTok"/>
    <w:basedOn w:val="VerbatimChar"/>
    <w:qFormat/>
    <w:rPr>
      <w:rFonts w:ascii="Consolas" w:hAnsi="Consolas"/>
      <w:color w:val="003B4F"/>
      <w:sz w:val="22"/>
      <w:shd w:fill="F1F3F5" w:val="clear"/>
    </w:rPr>
  </w:style>
  <w:style w:type="character" w:styleId="PreprocessorTok">
    <w:name w:val="PreprocessorTok"/>
    <w:basedOn w:val="VerbatimChar"/>
    <w:qFormat/>
    <w:rPr>
      <w:rFonts w:ascii="Consolas" w:hAnsi="Consolas"/>
      <w:color w:val="AD0000"/>
      <w:sz w:val="22"/>
      <w:shd w:fill="F1F3F5" w:val="clear"/>
    </w:rPr>
  </w:style>
  <w:style w:type="character" w:styleId="AttributeTok">
    <w:name w:val="AttributeTok"/>
    <w:basedOn w:val="VerbatimChar"/>
    <w:qFormat/>
    <w:rPr>
      <w:rFonts w:ascii="Consolas" w:hAnsi="Consolas"/>
      <w:color w:val="657422"/>
      <w:sz w:val="22"/>
      <w:shd w:fill="F1F3F5" w:val="clear"/>
    </w:rPr>
  </w:style>
  <w:style w:type="character" w:styleId="RegionMarkerTok">
    <w:name w:val="RegionMarkerTok"/>
    <w:basedOn w:val="VerbatimChar"/>
    <w:qFormat/>
    <w:rPr>
      <w:rFonts w:ascii="Consolas" w:hAnsi="Consolas"/>
      <w:color w:val="003B4F"/>
      <w:sz w:val="22"/>
      <w:shd w:fill="F1F3F5" w:val="clear"/>
    </w:rPr>
  </w:style>
  <w:style w:type="character" w:styleId="InformationTok">
    <w:name w:val="InformationTok"/>
    <w:basedOn w:val="VerbatimChar"/>
    <w:qFormat/>
    <w:rPr>
      <w:rFonts w:ascii="Consolas" w:hAnsi="Consolas"/>
      <w:color w:val="5E5E5E"/>
      <w:sz w:val="22"/>
      <w:shd w:fill="F1F3F5" w:val="clear"/>
    </w:rPr>
  </w:style>
  <w:style w:type="character" w:styleId="WarningTok">
    <w:name w:val="WarningTok"/>
    <w:basedOn w:val="VerbatimChar"/>
    <w:qFormat/>
    <w:rPr>
      <w:rFonts w:ascii="Consolas" w:hAnsi="Consolas"/>
      <w:i/>
      <w:color w:val="5E5E5E"/>
      <w:sz w:val="22"/>
      <w:shd w:fill="F1F3F5" w:val="clear"/>
    </w:rPr>
  </w:style>
  <w:style w:type="character" w:styleId="AlertTok">
    <w:name w:val="AlertTok"/>
    <w:basedOn w:val="VerbatimChar"/>
    <w:qFormat/>
    <w:rPr>
      <w:rFonts w:ascii="Consolas" w:hAnsi="Consolas"/>
      <w:color w:val="AD0000"/>
      <w:sz w:val="22"/>
      <w:shd w:fill="F1F3F5" w:val="clear"/>
    </w:rPr>
  </w:style>
  <w:style w:type="character" w:styleId="ErrorTok">
    <w:name w:val="ErrorTok"/>
    <w:basedOn w:val="VerbatimChar"/>
    <w:qFormat/>
    <w:rPr>
      <w:rFonts w:ascii="Consolas" w:hAnsi="Consolas"/>
      <w:color w:val="AD0000"/>
      <w:sz w:val="22"/>
      <w:shd w:fill="F1F3F5" w:val="clear"/>
    </w:rPr>
  </w:style>
  <w:style w:type="character" w:styleId="NormalTok">
    <w:name w:val="NormalTok"/>
    <w:basedOn w:val="VerbatimChar"/>
    <w:qFormat/>
    <w:rPr>
      <w:rFonts w:ascii="Consolas" w:hAnsi="Consolas"/>
      <w:color w:val="003B4F"/>
      <w:sz w:val="22"/>
      <w:shd w:fill="F1F3F5" w:val="clear"/>
    </w:rPr>
  </w:style>
  <w:style w:type="character" w:styleId="FollowedHyperlink">
    <w:name w:val="FollowedHyperlink"/>
    <w:rPr>
      <w:color w:val="80000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480" w:before="180" w:after="180"/>
    </w:pPr>
    <w:rPr/>
  </w:style>
  <w:style w:type="paragraph" w:styleId="List">
    <w:name w:val="List"/>
    <w:basedOn w:val="BodyText"/>
    <w:pPr/>
    <w:rPr>
      <w:rFonts w:cs="Lohit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Lohit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rFonts w:ascii="Garamond" w:hAnsi="Garamond"/>
      <w:color w:themeColor="dark1" w:val="000000"/>
    </w:rPr>
  </w:style>
  <w:style w:type="paragraph" w:styleId="Title">
    <w:name w:val="Title"/>
    <w:basedOn w:val="Normal"/>
    <w:next w:val="BodyText"/>
    <w:qFormat/>
    <w:pPr>
      <w:keepNext w:val="true"/>
      <w:keepLines/>
      <w:spacing w:before="480" w:after="240"/>
      <w:jc w:val="center"/>
    </w:pPr>
    <w:rPr>
      <w:rFonts w:ascii="Calibri" w:hAnsi="Calibri" w:eastAsia="Cambria" w:cs="Noto Sans Arabic UI"/>
      <w:b/>
      <w:bCs/>
      <w:sz w:val="28"/>
      <w:szCs w:val="36"/>
    </w:rPr>
  </w:style>
  <w:style w:type="paragraph" w:styleId="Subtitle">
    <w:name w:val="Subtitle"/>
    <w:basedOn w:val="Title"/>
    <w:next w:val="BodyText"/>
    <w:qFormat/>
    <w:pPr>
      <w:spacing w:before="240" w:after="240"/>
    </w:pPr>
    <w:rPr>
      <w:sz w:val="30"/>
      <w:szCs w:val="30"/>
    </w:rPr>
  </w:style>
  <w:style w:type="paragraph" w:styleId="Author">
    <w:name w:val="Author"/>
    <w:next w:val="BodyText"/>
    <w:qFormat/>
    <w:pPr>
      <w:keepNext w:val="true"/>
      <w:keepLines/>
      <w:widowControl/>
      <w:suppressAutoHyphens w:val="true"/>
      <w:overflowPunct w:val="false"/>
      <w:bidi w:val="0"/>
      <w:spacing w:before="0" w:after="200"/>
      <w:jc w:val="center"/>
    </w:pPr>
    <w:rPr>
      <w:rFonts w:ascii="Cambria" w:hAnsi="Cambria" w:eastAsia="Cambria" w:cs="Noto Sans Arabic UI"/>
      <w:color w:val="auto"/>
      <w:kern w:val="0"/>
      <w:sz w:val="24"/>
      <w:szCs w:val="24"/>
      <w:lang w:val="en-US" w:eastAsia="en-US" w:bidi="ar-SA"/>
    </w:rPr>
  </w:style>
  <w:style w:type="paragraph" w:styleId="Date">
    <w:name w:val="Date"/>
    <w:next w:val="BodyText"/>
    <w:qFormat/>
    <w:pPr>
      <w:keepNext w:val="true"/>
      <w:keepLines/>
      <w:widowControl/>
      <w:suppressAutoHyphens w:val="true"/>
      <w:overflowPunct w:val="false"/>
      <w:bidi w:val="0"/>
      <w:spacing w:before="0" w:after="200"/>
      <w:jc w:val="center"/>
    </w:pPr>
    <w:rPr>
      <w:rFonts w:ascii="Garamond" w:hAnsi="Garamond" w:eastAsia="Cambria" w:cs="Noto Sans Arabic UI"/>
      <w:color w:themeColor="dark1" w:val="000000"/>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rFonts w:ascii="Garamond" w:hAnsi="Garamond"/>
      <w:b/>
      <w:color w:val="000000"/>
      <w:szCs w:val="20"/>
    </w:rPr>
  </w:style>
  <w:style w:type="paragraph" w:styleId="Abstract">
    <w:name w:val="Abstract"/>
    <w:basedOn w:val="Normal"/>
    <w:next w:val="BodyText"/>
    <w:qFormat/>
    <w:pPr>
      <w:keepNext w:val="true"/>
      <w:keepLines/>
      <w:spacing w:lineRule="auto" w:line="480" w:before="0" w:after="74"/>
    </w:pPr>
    <w:rPr>
      <w:rFonts w:ascii="Garamond" w:hAnsi="Garamond"/>
      <w:color w:themeColor="dark1" w:val="000000"/>
    </w:rPr>
  </w:style>
  <w:style w:type="paragraph" w:styleId="Bibliography">
    <w:name w:val="Bibliography"/>
    <w:basedOn w:val="Normal"/>
    <w:qFormat/>
    <w:pPr/>
    <w:rPr/>
  </w:style>
  <w:style w:type="paragraph" w:styleId="BlockText">
    <w:name w:val="Block Text"/>
    <w:basedOn w:val="BodyText"/>
    <w:next w:val="BodyText"/>
    <w:qFormat/>
    <w:pPr>
      <w:spacing w:before="100" w:after="100"/>
      <w:ind w:left="480" w:right="480"/>
    </w:pPr>
    <w:rPr/>
  </w:style>
  <w:style w:type="paragraph" w:styleId="FootnoteText">
    <w:name w:val="footnote text"/>
    <w:basedOn w:val="Normal"/>
    <w:pPr/>
    <w:rPr/>
  </w:style>
  <w:style w:type="paragraph" w:styleId="FootnoteBlockText">
    <w:name w:val="Footnote Block Text"/>
    <w:qFormat/>
    <w:pPr>
      <w:widowControl/>
      <w:suppressAutoHyphens w:val="true"/>
      <w:overflowPunct w:val="false"/>
      <w:bidi w:val="0"/>
      <w:spacing w:before="100" w:after="100"/>
      <w:ind w:left="480" w:right="480"/>
      <w:jc w:val="left"/>
    </w:pPr>
    <w:rPr>
      <w:rFonts w:ascii="Cambria" w:hAnsi="Cambria" w:eastAsia="Cambria" w:cs="Noto Sans Arabic UI"/>
      <w:color w:val="auto"/>
      <w:kern w:val="0"/>
      <w:sz w:val="24"/>
      <w:szCs w:val="24"/>
      <w:lang w:val="en-US" w:eastAsia="en-US" w:bidi="ar-SA"/>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b w:val="false"/>
      <w:bCs w:val="false"/>
      <w:color w:themeColor="accent1" w:themeShade="bf" w:val="365F91"/>
    </w:rPr>
  </w:style>
  <w:style w:type="paragraph" w:styleId="BalloonText">
    <w:name w:val="Balloon Text"/>
    <w:basedOn w:val="Normal"/>
    <w:link w:val="BalloonTextChar"/>
    <w:qFormat/>
    <w:pPr>
      <w:spacing w:before="0" w:after="0"/>
    </w:pPr>
    <w:rPr>
      <w:rFonts w:ascii="Segoe UI" w:hAnsi="Segoe UI" w:cs="Segoe UI"/>
      <w:sz w:val="18"/>
      <w:szCs w:val="18"/>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name w:val="Source Code"/>
    <w:basedOn w:val="Normal"/>
    <w:link w:val="VerbatimChar"/>
    <w:qFormat/>
    <w:pPr>
      <w:shd w:val="clear" w:fill="F1F3F5"/>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ex-koiter/terrain-attributes" TargetMode="External"/><Relationship Id="rId3" Type="http://schemas.openxmlformats.org/officeDocument/2006/relationships/hyperlink" Target="https://doi.org/10.17632/fmn8n49bgn.1" TargetMode="External"/><Relationship Id="rId4" Type="http://schemas.openxmlformats.org/officeDocument/2006/relationships/hyperlink" Target="https://alexkoiter.ca/terrain-attributes" TargetMode="External"/><Relationship Id="rId5" Type="http://schemas.openxmlformats.org/officeDocument/2006/relationships/hyperlink" Target="https://www.agisoft.com/downloads/installer/" TargetMode="External"/><Relationship Id="rId6" Type="http://schemas.openxmlformats.org/officeDocument/2006/relationships/hyperlink" Target="https://doi.org/10.2136/sssaj2013.02.0048" TargetMode="External"/><Relationship Id="rId7" Type="http://schemas.openxmlformats.org/officeDocument/2006/relationships/hyperlink" Target="https://doi.org/10.1038/sdata.2018.214" TargetMode="External"/><Relationship Id="rId8" Type="http://schemas.openxmlformats.org/officeDocument/2006/relationships/hyperlink" Target="https://doi.org/10.1080/07011784.2018.1451781" TargetMode="External"/><Relationship Id="rId9" Type="http://schemas.openxmlformats.org/officeDocument/2006/relationships/hyperlink" Target="https://doi.org/10.1016/j.geoderma.2003.12.004" TargetMode="External"/><Relationship Id="rId10" Type="http://schemas.openxmlformats.org/officeDocument/2006/relationships/hyperlink" Target="https://open.canada.ca/data/en/dataset/0fe65119-e96e-4a57-8bfe-9d9245fba06b" TargetMode="External"/><Relationship Id="rId11" Type="http://schemas.openxmlformats.org/officeDocument/2006/relationships/hyperlink" Target="https://doi.org/10.1007/s11368-020-02755-4" TargetMode="External"/><Relationship Id="rId12" Type="http://schemas.openxmlformats.org/officeDocument/2006/relationships/hyperlink" Target="https://doi.org/10.1016/j.geoderma.2018.07.019" TargetMode="External"/><Relationship Id="rId13" Type="http://schemas.openxmlformats.org/officeDocument/2006/relationships/hyperlink" Target="https://doi.org/10.1016/S0341-8162(96)00064-1" TargetMode="External"/><Relationship Id="rId14" Type="http://schemas.openxmlformats.org/officeDocument/2006/relationships/hyperlink" Target="https://doi.org/10.5194/gmd-8-1991-2015" TargetMode="External"/><Relationship Id="rId15" Type="http://schemas.openxmlformats.org/officeDocument/2006/relationships/hyperlink" Target="doi:10.32614/CRAN.package.boot" TargetMode="External"/><Relationship Id="rId16" Type="http://schemas.openxmlformats.org/officeDocument/2006/relationships/hyperlink" Target="https://CRAN.R-project.org/package=boot" TargetMode="External"/><Relationship Id="rId17" Type="http://schemas.openxmlformats.org/officeDocument/2006/relationships/hyperlink" Target="https://doi.org/10.2136/sssaj2003.1296" TargetMode="External"/><Relationship Id="rId18" Type="http://schemas.openxmlformats.org/officeDocument/2006/relationships/hyperlink" Target="https://doi.org/10.1017/CBO9780511802843" TargetMode="External"/><Relationship Id="rId19" Type="http://schemas.openxmlformats.org/officeDocument/2006/relationships/hyperlink" Target="https://doi.org/10.1007/3-540-33161-1" TargetMode="External"/><Relationship Id="rId20" Type="http://schemas.openxmlformats.org/officeDocument/2006/relationships/hyperlink" Target="https://doi.org/10.1016/j.jhydrol.2024.131019" TargetMode="External"/><Relationship Id="rId21" Type="http://schemas.openxmlformats.org/officeDocument/2006/relationships/hyperlink" Target="https://doi.org/10.1016/j.scitotenv.2010.08.004" TargetMode="External"/><Relationship Id="rId22" Type="http://schemas.openxmlformats.org/officeDocument/2006/relationships/hyperlink" Target="https://doi.org/10.1016/j.jenvman.2016.05.066" TargetMode="External"/><Relationship Id="rId23" Type="http://schemas.openxmlformats.org/officeDocument/2006/relationships/hyperlink" Target="https://www.esri.ca/" TargetMode="External"/><Relationship Id="rId24" Type="http://schemas.openxmlformats.org/officeDocument/2006/relationships/hyperlink" Target="https://doi.org/10.1007/s11368-022-03203-1" TargetMode="External"/><Relationship Id="rId25" Type="http://schemas.openxmlformats.org/officeDocument/2006/relationships/hyperlink" Target="https://sis.agr.gc.ca/cansis/taxa/cssc3/index.html" TargetMode="External"/><Relationship Id="rId26" Type="http://schemas.openxmlformats.org/officeDocument/2006/relationships/hyperlink" Target="https://doi.org/10.1002/ldr.3407" TargetMode="External"/><Relationship Id="rId27" Type="http://schemas.openxmlformats.org/officeDocument/2006/relationships/hyperlink" Target="https://doi.org/10.7717/peerj.5518" TargetMode="External"/><Relationship Id="rId28" Type="http://schemas.openxmlformats.org/officeDocument/2006/relationships/hyperlink" Target="https://CRAN.R-project.org/package=terra" TargetMode="External"/><Relationship Id="rId29" Type="http://schemas.openxmlformats.org/officeDocument/2006/relationships/hyperlink" Target="http://www.tandfonline.com/doi/abs/10.1080/00103620902832089" TargetMode="External"/><Relationship Id="rId30" Type="http://schemas.openxmlformats.org/officeDocument/2006/relationships/hyperlink" Target="https://doi.org/10.5281/zenodo.5123327" TargetMode="External"/><Relationship Id="rId31" Type="http://schemas.openxmlformats.org/officeDocument/2006/relationships/hyperlink" Target="https://doi.org/10.1016/j.earscirev.2013.05.009" TargetMode="External"/><Relationship Id="rId32" Type="http://schemas.openxmlformats.org/officeDocument/2006/relationships/hyperlink" Target="https://doi.org/10.1139/cjss-2017-0128" TargetMode="External"/><Relationship Id="rId33" Type="http://schemas.openxmlformats.org/officeDocument/2006/relationships/hyperlink" Target="https://doi.org/10.18637/jss.v028.i05" TargetMode="External"/><Relationship Id="rId34" Type="http://schemas.openxmlformats.org/officeDocument/2006/relationships/hyperlink" Target="https://doi.org/10.1186/s12859-025-06097-1" TargetMode="External"/><Relationship Id="rId35" Type="http://schemas.openxmlformats.org/officeDocument/2006/relationships/hyperlink" Target="https://doi.org/10.1016/j.geoderma.2017.12.022" TargetMode="External"/><Relationship Id="rId36" Type="http://schemas.openxmlformats.org/officeDocument/2006/relationships/hyperlink" Target="https://CRAN.R-project.org/doc/Rnews/" TargetMode="External"/><Relationship Id="rId37" Type="http://schemas.openxmlformats.org/officeDocument/2006/relationships/hyperlink" Target="https://doi.org/10.1016/j.geodrs.2024.e00863" TargetMode="External"/><Relationship Id="rId38" Type="http://schemas.openxmlformats.org/officeDocument/2006/relationships/hyperlink" Target="https://doi.org/10.1016/j.jsames.2023.104510" TargetMode="External"/><Relationship Id="rId39" Type="http://schemas.openxmlformats.org/officeDocument/2006/relationships/hyperlink" Target="https://doi.org/10.1007/s11368-024-03805-x" TargetMode="External"/><Relationship Id="rId40" Type="http://schemas.openxmlformats.org/officeDocument/2006/relationships/hyperlink" Target="https://doi.org/10.1016/j.geoderma.2020.114366" TargetMode="External"/><Relationship Id="rId41" Type="http://schemas.openxmlformats.org/officeDocument/2006/relationships/hyperlink" Target="https://doi.org/10.1016/j.geodrs.2020.e00289" TargetMode="External"/><Relationship Id="rId42" Type="http://schemas.openxmlformats.org/officeDocument/2006/relationships/hyperlink" Target="https://doi.org/10.1016/j.geoderma.2021.115638" TargetMode="External"/><Relationship Id="rId43" Type="http://schemas.openxmlformats.org/officeDocument/2006/relationships/hyperlink" Target="https://doi.org/10.2136/sssaj2005.0062" TargetMode="External"/><Relationship Id="rId44" Type="http://schemas.openxmlformats.org/officeDocument/2006/relationships/hyperlink" Target="https://doi.org/10.1111/j.1600-0587.2013.00205.x" TargetMode="External"/><Relationship Id="rId45" Type="http://schemas.openxmlformats.org/officeDocument/2006/relationships/hyperlink" Target="https://doi.org/10.1016/j.geoderma.2012.06.006" TargetMode="External"/><Relationship Id="rId46" Type="http://schemas.openxmlformats.org/officeDocument/2006/relationships/hyperlink" Target="https://doi.org/10.1016/j.aiia.2025.04.007" TargetMode="External"/><Relationship Id="rId47" Type="http://schemas.openxmlformats.org/officeDocument/2006/relationships/hyperlink" Target="https://doi.org/10.1016/j.catena.2017.12.019" TargetMode="External"/><Relationship Id="rId48" Type="http://schemas.openxmlformats.org/officeDocument/2006/relationships/hyperlink" Target="https://doi.org/10.1080/00288233.2018.1426616" TargetMode="External"/><Relationship Id="rId49" Type="http://schemas.openxmlformats.org/officeDocument/2006/relationships/hyperlink" Target="https://journals.lww.com/health-physics/Abstract/1970/05000/Distribution_of_Fallout_and_Natural_Gamma.3.aspx" TargetMode="External"/><Relationship Id="rId50" Type="http://schemas.openxmlformats.org/officeDocument/2006/relationships/hyperlink" Target="https://doi.org/10.1016/j.geoderma.2016.03.019" TargetMode="External"/><Relationship Id="rId51" Type="http://schemas.openxmlformats.org/officeDocument/2006/relationships/hyperlink" Target="http://www.rstudio.org/" TargetMode="External"/><Relationship Id="rId52" Type="http://schemas.openxmlformats.org/officeDocument/2006/relationships/hyperlink" Target="https://doi.org/10.1007/s42729-023-01470-6" TargetMode="External"/><Relationship Id="rId53" Type="http://schemas.openxmlformats.org/officeDocument/2006/relationships/hyperlink" Target="https://doi.org/10.2136/sssaj1995.03615995005900030012x" TargetMode="External"/><Relationship Id="rId54" Type="http://schemas.openxmlformats.org/officeDocument/2006/relationships/hyperlink" Target="https://doi.org/10.4141/cjss71-036" TargetMode="External"/><Relationship Id="rId55" Type="http://schemas.openxmlformats.org/officeDocument/2006/relationships/hyperlink" Target="https://doi.org/10.1016/S1002-0160(21)60019-X" TargetMode="External"/><Relationship Id="rId56" Type="http://schemas.openxmlformats.org/officeDocument/2006/relationships/hyperlink" Target="https://doi.org/10.1016/S1002-0160(21)60019-X" TargetMode="External"/><Relationship Id="rId57" Type="http://schemas.openxmlformats.org/officeDocument/2006/relationships/hyperlink" Target="http://www.R-project.org/" TargetMode="External"/><Relationship Id="rId58" Type="http://schemas.openxmlformats.org/officeDocument/2006/relationships/hyperlink" Target="https://doi.org/10.1016/j.catena.2012.01.010" TargetMode="External"/><Relationship Id="rId59" Type="http://schemas.openxmlformats.org/officeDocument/2006/relationships/hyperlink" Target="https://doi.org/10.1016/j.still.2017.01.006" TargetMode="External"/><Relationship Id="rId60" Type="http://schemas.openxmlformats.org/officeDocument/2006/relationships/hyperlink" Target="https://doi.org/10.1111/j.1752-1688.2010.00420.x" TargetMode="External"/><Relationship Id="rId61" Type="http://schemas.openxmlformats.org/officeDocument/2006/relationships/hyperlink" Target="https://doi.org/10.1016/j.geoderma.2009.01.025" TargetMode="External"/><Relationship Id="rId62" Type="http://schemas.openxmlformats.org/officeDocument/2006/relationships/hyperlink" Target="https://doi.org/10.1007/s11368-015-1134-2" TargetMode="External"/><Relationship Id="rId63" Type="http://schemas.openxmlformats.org/officeDocument/2006/relationships/hyperlink" Target="https://doi.org/10.1007/s10661-007-9822-z" TargetMode="External"/><Relationship Id="rId64" Type="http://schemas.openxmlformats.org/officeDocument/2006/relationships/hyperlink" Target="https://doi.org/10.1016/j.earscirev.2022.104191" TargetMode="Externa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2870</TotalTime>
  <Application>LibreOffice/26.2.6.3$Linux_X86_64 LibreOffice_project/620$Build-3</Application>
  <AppVersion>15.0000</AppVersion>
  <Pages>37</Pages>
  <Words>9381</Words>
  <Characters>56756</Characters>
  <CharactersWithSpaces>65944</CharactersWithSpaces>
  <Paragraphs>170</Paragraphs>
  <Company>Brandon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2026-05-05T14:18:00Z</dcterms:created>
  <dc:creator>Maria Luna Miño; Alexander J Koiter; Taras E Lychuk; Arnie Waddel; Alan Moulin</dc:creator>
  <dc:description/>
  <cp:keywords>Soil geochemistry Soil colour Spatial analysis Terrain attributes</cp:keywords>
  <dc:language>en-US</dc:language>
  <cp:lastModifiedBy/>
  <dcterms:modified xsi:type="dcterms:W3CDTF">2026-10-12T12:04:53Z</dcterms:modified>
  <cp:revision>125</cp:revision>
  <dc:subject/>
  <dc:title>Preliminary Investigation of Spatial Variability of Sediment Fingerprinting Properties in Relation to Terrain Attributes at the Field-Scale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Quantifying field-scale (∼40 ha) spatial variability in soil geochemical and colour (spectral reflectance) properties is important for sediment source fingerprinting. The main objectives of this study were to: 1) quantify the spatial variability and spatial dependence for a set of 15 properties (10 geochemical elements: Ca, Co, Cs, Fe, Li, La, Nb, Ni, Rb, Sr; and 5 colour coefficients: a*, b*, c*, h*, and x) measured from the &lt;63 μm fraction at an agricultural and forested site; and 2) assess how seven terrain attributes (elevation, SAGA wetness index, relative slope position, catchment area, vertical distance to channel network, plan curvature, profile curvature) relate to these properties through correlation and Random Forest (RF) regression.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RF models performed better at the agricultural site; elevation, wetness and slope position were the top-ranked predictors for most properties. These results support DEM-based sampling strategies. In practice, sample spacing on the order of the semivariogram range (∼200–230 m) can suffice for mapping in simple agricultural settings, whereas stratified designs (e.g., near-stream vs. hillslope) may be preferable in more complex forested terrains.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rossref">
    <vt:lpwstr/>
  </property>
  <property fmtid="{D5CDD505-2E9C-101B-9397-08002B2CF9AE}" pid="12" name="csl">
    <vt:lpwstr>geoderma.csl</vt:lpwstr>
  </property>
  <property fmtid="{D5CDD505-2E9C-101B-9397-08002B2CF9AE}" pid="13" name="date-modified">
    <vt:lpwstr>2026-05-04</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link-bibliography">
    <vt:lpwstr>True</vt:lpwstr>
  </property>
  <property fmtid="{D5CDD505-2E9C-101B-9397-08002B2CF9AE}" pid="22" name="link-citations">
    <vt:lpwstr>True</vt:lpwstr>
  </property>
  <property fmtid="{D5CDD505-2E9C-101B-9397-08002B2CF9AE}" pid="23" name="manuscript">
    <vt:lpwstr/>
  </property>
  <property fmtid="{D5CDD505-2E9C-101B-9397-08002B2CF9AE}" pid="24" name="notebook-preview-options">
    <vt:lpwstr/>
  </property>
  <property fmtid="{D5CDD505-2E9C-101B-9397-08002B2CF9AE}" pid="25" name="plain-language-summary">
    <vt:lpwstr>Spatial analysis is tricky buisness</vt:lpwstr>
  </property>
  <property fmtid="{D5CDD505-2E9C-101B-9397-08002B2CF9AE}" pid="26" name="quarto-internal">
    <vt:lpwstr/>
  </property>
  <property fmtid="{D5CDD505-2E9C-101B-9397-08002B2CF9AE}" pid="27" name="remove-hidden">
    <vt:lpwstr>all</vt:lpwstr>
  </property>
  <property fmtid="{D5CDD505-2E9C-101B-9397-08002B2CF9AE}" pid="28" name="suppplot-cap-location">
    <vt:lpwstr>bottom</vt:lpwstr>
  </property>
  <property fmtid="{D5CDD505-2E9C-101B-9397-08002B2CF9AE}" pid="29" name="supptab-cap-location">
    <vt:lpwstr>top</vt:lpwstr>
  </property>
  <property fmtid="{D5CDD505-2E9C-101B-9397-08002B2CF9AE}" pid="30" name="template-partials">
    <vt:lpwstr/>
  </property>
  <property fmtid="{D5CDD505-2E9C-101B-9397-08002B2CF9AE}" pid="31" name="theme">
    <vt:lpwstr>cosmo</vt:lpwstr>
  </property>
  <property fmtid="{D5CDD505-2E9C-101B-9397-08002B2CF9AE}" pid="32" name="title-block-style">
    <vt:lpwstr>manuscript</vt:lpwstr>
  </property>
  <property fmtid="{D5CDD505-2E9C-101B-9397-08002B2CF9AE}" pid="33" name="toc-title">
    <vt:lpwstr>Table of contents</vt:lpwstr>
  </property>
  <property fmtid="{D5CDD505-2E9C-101B-9397-08002B2CF9AE}" pid="34" name="unroll-markdown-cells">
    <vt:lpwstr>True</vt:lpwstr>
  </property>
</Properties>
</file>